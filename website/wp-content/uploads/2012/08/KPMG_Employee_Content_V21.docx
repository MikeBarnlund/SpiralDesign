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750003" w14:textId="1B6CB24A" w:rsidR="00CE2EED" w:rsidRDefault="009C430C" w:rsidP="008E7A90">
      <w:pPr>
        <w:widowControl w:val="0"/>
        <w:autoSpaceDE w:val="0"/>
        <w:autoSpaceDN w:val="0"/>
        <w:adjustRightInd w:val="0"/>
        <w:spacing w:after="340"/>
        <w:rPr>
          <w:rFonts w:ascii="Trebuchet MS" w:hAnsi="Trebuchet MS" w:cs="Trebuchet MS"/>
          <w:b/>
          <w:bCs/>
          <w:color w:val="262626"/>
          <w:sz w:val="52"/>
          <w:szCs w:val="52"/>
        </w:rPr>
      </w:pPr>
      <w:r>
        <w:rPr>
          <w:rFonts w:ascii="Trebuchet MS" w:hAnsi="Trebuchet MS" w:cs="Trebuchet MS"/>
          <w:b/>
          <w:bCs/>
          <w:color w:val="262626"/>
          <w:sz w:val="52"/>
          <w:szCs w:val="52"/>
        </w:rPr>
        <w:t>KPMG Employee</w:t>
      </w:r>
      <w:r w:rsidR="0078396B">
        <w:rPr>
          <w:rFonts w:ascii="Trebuchet MS" w:hAnsi="Trebuchet MS" w:cs="Trebuchet MS"/>
          <w:b/>
          <w:bCs/>
          <w:color w:val="262626"/>
          <w:sz w:val="52"/>
          <w:szCs w:val="52"/>
        </w:rPr>
        <w:t xml:space="preserve"> </w:t>
      </w:r>
      <w:r w:rsidR="00CE2EED" w:rsidRPr="008E7A90">
        <w:rPr>
          <w:rFonts w:ascii="Trebuchet MS" w:hAnsi="Trebuchet MS" w:cs="Trebuchet MS"/>
          <w:b/>
          <w:bCs/>
          <w:color w:val="262626"/>
          <w:sz w:val="52"/>
          <w:szCs w:val="52"/>
        </w:rPr>
        <w:t>Homepage</w:t>
      </w:r>
      <w:r w:rsidR="00CE2EED">
        <w:rPr>
          <w:rFonts w:ascii="Trebuchet MS" w:hAnsi="Trebuchet MS" w:cs="Trebuchet MS"/>
          <w:b/>
          <w:bCs/>
          <w:color w:val="262626"/>
          <w:sz w:val="52"/>
          <w:szCs w:val="52"/>
        </w:rPr>
        <w:t xml:space="preserve"> </w:t>
      </w:r>
      <w:r w:rsidR="00EB02D4">
        <w:rPr>
          <w:rFonts w:ascii="Trebuchet MS" w:hAnsi="Trebuchet MS" w:cs="Trebuchet MS"/>
          <w:b/>
          <w:bCs/>
          <w:color w:val="262626"/>
          <w:sz w:val="52"/>
          <w:szCs w:val="52"/>
        </w:rPr>
        <w:t>Content</w:t>
      </w:r>
      <w:r w:rsidR="00CE2EED">
        <w:rPr>
          <w:rFonts w:ascii="Trebuchet MS" w:hAnsi="Trebuchet MS" w:cs="Trebuchet MS"/>
          <w:b/>
          <w:bCs/>
          <w:color w:val="262626"/>
          <w:sz w:val="52"/>
          <w:szCs w:val="52"/>
        </w:rPr>
        <w:t xml:space="preserve"> </w:t>
      </w:r>
      <w:r w:rsidR="00EB02D4">
        <w:rPr>
          <w:rFonts w:ascii="Trebuchet MS" w:hAnsi="Trebuchet MS" w:cs="Trebuchet MS"/>
          <w:b/>
          <w:bCs/>
          <w:color w:val="262626"/>
          <w:sz w:val="52"/>
          <w:szCs w:val="52"/>
        </w:rPr>
        <w:t>Placement</w:t>
      </w:r>
    </w:p>
    <w:p w14:paraId="2EE74D12" w14:textId="1C60223E" w:rsidR="00CE2EED" w:rsidRDefault="00D534E6">
      <w:pPr>
        <w:rPr>
          <w:rFonts w:ascii="Trebuchet MS" w:hAnsi="Trebuchet MS" w:cs="Trebuchet MS"/>
          <w:b/>
          <w:bCs/>
          <w:color w:val="262626"/>
          <w:sz w:val="52"/>
          <w:szCs w:val="52"/>
        </w:rPr>
      </w:pPr>
      <w:r>
        <w:rPr>
          <w:rFonts w:ascii="Trebuchet MS" w:hAnsi="Trebuchet MS" w:cs="Trebuchet MS"/>
          <w:b/>
          <w:bCs/>
          <w:noProof/>
          <w:color w:val="262626"/>
          <w:sz w:val="52"/>
          <w:szCs w:val="52"/>
          <w:lang w:val="en-CA" w:eastAsia="zh-TW"/>
        </w:rPr>
        <w:drawing>
          <wp:inline distT="0" distB="0" distL="0" distR="0" wp14:anchorId="2F0E5BBF" wp14:editId="10D05369">
            <wp:extent cx="5486400" cy="575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8-02_1558.png"/>
                    <pic:cNvPicPr/>
                  </pic:nvPicPr>
                  <pic:blipFill>
                    <a:blip r:embed="rId9">
                      <a:extLst>
                        <a:ext uri="{28A0092B-C50C-407E-A947-70E740481C1C}">
                          <a14:useLocalDpi xmlns:a14="http://schemas.microsoft.com/office/drawing/2010/main" val="0"/>
                        </a:ext>
                      </a:extLst>
                    </a:blip>
                    <a:stretch>
                      <a:fillRect/>
                    </a:stretch>
                  </pic:blipFill>
                  <pic:spPr>
                    <a:xfrm>
                      <a:off x="0" y="0"/>
                      <a:ext cx="5486400" cy="5759450"/>
                    </a:xfrm>
                    <a:prstGeom prst="rect">
                      <a:avLst/>
                    </a:prstGeom>
                  </pic:spPr>
                </pic:pic>
              </a:graphicData>
            </a:graphic>
          </wp:inline>
        </w:drawing>
      </w:r>
    </w:p>
    <w:p w14:paraId="2FB4BFD4" w14:textId="77777777" w:rsidR="0078396B" w:rsidRDefault="0078396B">
      <w:pPr>
        <w:rPr>
          <w:rFonts w:ascii="Trebuchet MS" w:hAnsi="Trebuchet MS" w:cs="Trebuchet MS"/>
          <w:b/>
          <w:bCs/>
          <w:color w:val="262626"/>
          <w:sz w:val="52"/>
          <w:szCs w:val="52"/>
        </w:rPr>
      </w:pPr>
      <w:r>
        <w:rPr>
          <w:rFonts w:ascii="Trebuchet MS" w:hAnsi="Trebuchet MS" w:cs="Trebuchet MS"/>
          <w:b/>
          <w:bCs/>
          <w:color w:val="262626"/>
          <w:sz w:val="52"/>
          <w:szCs w:val="52"/>
        </w:rPr>
        <w:br w:type="page"/>
      </w:r>
    </w:p>
    <w:p w14:paraId="5AE2DC4B" w14:textId="3AB793FA" w:rsidR="008E7A90" w:rsidRPr="008E7A90" w:rsidRDefault="008E7A90" w:rsidP="008E7A90">
      <w:pPr>
        <w:widowControl w:val="0"/>
        <w:autoSpaceDE w:val="0"/>
        <w:autoSpaceDN w:val="0"/>
        <w:adjustRightInd w:val="0"/>
        <w:spacing w:after="340"/>
        <w:rPr>
          <w:rFonts w:ascii="Trebuchet MS" w:hAnsi="Trebuchet MS" w:cs="Trebuchet MS"/>
          <w:b/>
          <w:bCs/>
          <w:color w:val="262626"/>
          <w:sz w:val="52"/>
          <w:szCs w:val="52"/>
        </w:rPr>
      </w:pPr>
      <w:r w:rsidRPr="008E7A90">
        <w:rPr>
          <w:rFonts w:ascii="Trebuchet MS" w:hAnsi="Trebuchet MS" w:cs="Trebuchet MS"/>
          <w:b/>
          <w:bCs/>
          <w:color w:val="262626"/>
          <w:sz w:val="52"/>
          <w:szCs w:val="52"/>
        </w:rPr>
        <w:lastRenderedPageBreak/>
        <w:t>Homepage</w:t>
      </w:r>
    </w:p>
    <w:p w14:paraId="4C29FD9D" w14:textId="2F14C525" w:rsidR="008E7A90" w:rsidRPr="00D534E6" w:rsidRDefault="003F4BA3" w:rsidP="008E7A90">
      <w:pPr>
        <w:widowControl w:val="0"/>
        <w:autoSpaceDE w:val="0"/>
        <w:autoSpaceDN w:val="0"/>
        <w:adjustRightInd w:val="0"/>
        <w:spacing w:after="320"/>
        <w:rPr>
          <w:rFonts w:ascii="Trebuchet MS" w:hAnsi="Trebuchet MS" w:cs="Trebuchet MS"/>
          <w:bCs/>
          <w:color w:val="1A1A1A"/>
          <w:szCs w:val="40"/>
        </w:rPr>
      </w:pPr>
      <w:r w:rsidRPr="003F4BA3">
        <w:rPr>
          <w:rFonts w:ascii="Trebuchet MS" w:hAnsi="Trebuchet MS" w:cs="Trebuchet MS"/>
          <w:b/>
          <w:bCs/>
          <w:color w:val="D9D9D9" w:themeColor="background1" w:themeShade="D9"/>
          <w:sz w:val="40"/>
          <w:szCs w:val="40"/>
        </w:rPr>
        <w:t>(1)</w:t>
      </w:r>
      <w:r>
        <w:rPr>
          <w:rFonts w:ascii="Trebuchet MS" w:hAnsi="Trebuchet MS" w:cs="Trebuchet MS"/>
          <w:b/>
          <w:bCs/>
          <w:color w:val="1A1A1A"/>
          <w:sz w:val="40"/>
          <w:szCs w:val="40"/>
        </w:rPr>
        <w:t xml:space="preserve"> </w:t>
      </w:r>
      <w:r w:rsidR="00D534E6">
        <w:rPr>
          <w:rFonts w:ascii="Trebuchet MS" w:hAnsi="Trebuchet MS" w:cs="Trebuchet MS"/>
          <w:b/>
          <w:bCs/>
          <w:color w:val="1A1A1A"/>
          <w:sz w:val="40"/>
          <w:szCs w:val="40"/>
        </w:rPr>
        <w:t xml:space="preserve">Join </w:t>
      </w:r>
      <w:proofErr w:type="gramStart"/>
      <w:r w:rsidR="00D534E6">
        <w:rPr>
          <w:rFonts w:ascii="Trebuchet MS" w:hAnsi="Trebuchet MS" w:cs="Trebuchet MS"/>
          <w:b/>
          <w:bCs/>
          <w:color w:val="1A1A1A"/>
          <w:sz w:val="40"/>
          <w:szCs w:val="40"/>
        </w:rPr>
        <w:t>Now</w:t>
      </w:r>
      <w:proofErr w:type="gramEnd"/>
      <w:r w:rsidR="00D534E6">
        <w:rPr>
          <w:rFonts w:ascii="Trebuchet MS" w:hAnsi="Trebuchet MS" w:cs="Trebuchet MS"/>
          <w:b/>
          <w:bCs/>
          <w:color w:val="1A1A1A"/>
          <w:sz w:val="40"/>
          <w:szCs w:val="40"/>
        </w:rPr>
        <w:br/>
      </w:r>
      <w:r w:rsidR="00D534E6">
        <w:rPr>
          <w:rFonts w:ascii="Trebuchet MS" w:hAnsi="Trebuchet MS" w:cs="Trebuchet MS"/>
          <w:b/>
          <w:bCs/>
          <w:color w:val="1A1A1A"/>
          <w:sz w:val="40"/>
          <w:szCs w:val="40"/>
        </w:rPr>
        <w:br/>
      </w:r>
      <w:r w:rsidR="00D534E6" w:rsidRPr="00D534E6">
        <w:rPr>
          <w:rFonts w:ascii="Trebuchet MS" w:hAnsi="Trebuchet MS" w:cs="Trebuchet MS"/>
          <w:bCs/>
          <w:color w:val="1A1A1A"/>
          <w:szCs w:val="40"/>
        </w:rPr>
        <w:t>To join the community, please fill in the following fields. In the Display Name field, you can use whatever name you wish to be displayed to other community members.</w:t>
      </w:r>
    </w:p>
    <w:p w14:paraId="6B342C77" w14:textId="422E3F62" w:rsidR="00BB0857" w:rsidRDefault="003F4BA3" w:rsidP="00BB0857">
      <w:pPr>
        <w:widowControl w:val="0"/>
        <w:autoSpaceDE w:val="0"/>
        <w:autoSpaceDN w:val="0"/>
        <w:adjustRightInd w:val="0"/>
        <w:spacing w:after="260"/>
        <w:rPr>
          <w:rFonts w:ascii="Trebuchet MS" w:hAnsi="Trebuchet MS" w:cs="Trebuchet MS"/>
          <w:sz w:val="26"/>
          <w:szCs w:val="26"/>
        </w:rPr>
      </w:pPr>
      <w:r w:rsidRPr="003F4BA3">
        <w:rPr>
          <w:rFonts w:ascii="Trebuchet MS" w:hAnsi="Trebuchet MS" w:cs="Trebuchet MS"/>
          <w:color w:val="D9D9D9" w:themeColor="background1" w:themeShade="D9"/>
          <w:sz w:val="26"/>
          <w:szCs w:val="26"/>
        </w:rPr>
        <w:t>(2)</w:t>
      </w:r>
      <w:r w:rsidR="00D534E6">
        <w:rPr>
          <w:rFonts w:ascii="Trebuchet MS" w:hAnsi="Trebuchet MS" w:cs="Trebuchet MS"/>
          <w:color w:val="D9D9D9" w:themeColor="background1" w:themeShade="D9"/>
          <w:sz w:val="26"/>
          <w:szCs w:val="26"/>
        </w:rPr>
        <w:t xml:space="preserve"> Slide 1</w:t>
      </w:r>
      <w:r>
        <w:rPr>
          <w:rFonts w:ascii="Trebuchet MS" w:hAnsi="Trebuchet MS" w:cs="Trebuchet MS"/>
          <w:sz w:val="26"/>
          <w:szCs w:val="26"/>
        </w:rPr>
        <w:t xml:space="preserve"> </w:t>
      </w:r>
      <w:r w:rsidR="00D534E6">
        <w:rPr>
          <w:rFonts w:ascii="Trebuchet MS" w:hAnsi="Trebuchet MS" w:cs="Trebuchet MS"/>
          <w:sz w:val="26"/>
          <w:szCs w:val="26"/>
        </w:rPr>
        <w:t>Have your voice heard</w:t>
      </w:r>
      <w:r w:rsidR="0078396B">
        <w:rPr>
          <w:rFonts w:ascii="Trebuchet MS" w:hAnsi="Trebuchet MS" w:cs="Trebuchet MS"/>
          <w:sz w:val="26"/>
          <w:szCs w:val="26"/>
        </w:rPr>
        <w:t>.</w:t>
      </w:r>
      <w:r w:rsidR="00BB0857" w:rsidRPr="00BB0857">
        <w:rPr>
          <w:rFonts w:ascii="Trebuchet MS" w:hAnsi="Trebuchet MS" w:cs="Trebuchet MS"/>
          <w:sz w:val="26"/>
          <w:szCs w:val="26"/>
        </w:rPr>
        <w:t xml:space="preserve">  </w:t>
      </w:r>
    </w:p>
    <w:p w14:paraId="4F9D4325" w14:textId="74DD8EB2" w:rsidR="00D534E6" w:rsidRPr="008E7A90" w:rsidRDefault="00D534E6" w:rsidP="00D534E6">
      <w:pPr>
        <w:widowControl w:val="0"/>
        <w:autoSpaceDE w:val="0"/>
        <w:autoSpaceDN w:val="0"/>
        <w:adjustRightInd w:val="0"/>
        <w:spacing w:after="260"/>
        <w:rPr>
          <w:rFonts w:ascii="Trebuchet MS" w:hAnsi="Trebuchet MS" w:cs="Trebuchet MS"/>
          <w:sz w:val="26"/>
          <w:szCs w:val="26"/>
        </w:rPr>
      </w:pPr>
      <w:r w:rsidRPr="003F4BA3">
        <w:rPr>
          <w:rFonts w:ascii="Trebuchet MS" w:hAnsi="Trebuchet MS" w:cs="Trebuchet MS"/>
          <w:color w:val="D9D9D9" w:themeColor="background1" w:themeShade="D9"/>
          <w:sz w:val="26"/>
          <w:szCs w:val="26"/>
        </w:rPr>
        <w:t>(2)</w:t>
      </w:r>
      <w:r>
        <w:rPr>
          <w:rFonts w:ascii="Trebuchet MS" w:hAnsi="Trebuchet MS" w:cs="Trebuchet MS"/>
          <w:color w:val="D9D9D9" w:themeColor="background1" w:themeShade="D9"/>
          <w:sz w:val="26"/>
          <w:szCs w:val="26"/>
        </w:rPr>
        <w:t xml:space="preserve"> Slide 2</w:t>
      </w:r>
      <w:r>
        <w:rPr>
          <w:rFonts w:ascii="Trebuchet MS" w:hAnsi="Trebuchet MS" w:cs="Trebuchet MS"/>
          <w:sz w:val="26"/>
          <w:szCs w:val="26"/>
        </w:rPr>
        <w:t xml:space="preserve"> Shape the future of </w:t>
      </w:r>
      <w:r w:rsidR="002029C0">
        <w:rPr>
          <w:rFonts w:ascii="Trebuchet MS" w:hAnsi="Trebuchet MS" w:cs="Trebuchet MS"/>
          <w:sz w:val="26"/>
          <w:szCs w:val="26"/>
        </w:rPr>
        <w:t>KPMG.</w:t>
      </w:r>
      <w:r w:rsidRPr="00BB0857">
        <w:rPr>
          <w:rFonts w:ascii="Trebuchet MS" w:hAnsi="Trebuchet MS" w:cs="Trebuchet MS"/>
          <w:sz w:val="26"/>
          <w:szCs w:val="26"/>
        </w:rPr>
        <w:t xml:space="preserve">  </w:t>
      </w:r>
    </w:p>
    <w:p w14:paraId="46AC1CB5" w14:textId="5EBDA7C2" w:rsidR="00D534E6" w:rsidRPr="008E7A90" w:rsidRDefault="00D534E6" w:rsidP="00D534E6">
      <w:pPr>
        <w:widowControl w:val="0"/>
        <w:autoSpaceDE w:val="0"/>
        <w:autoSpaceDN w:val="0"/>
        <w:adjustRightInd w:val="0"/>
        <w:spacing w:after="260"/>
        <w:rPr>
          <w:rFonts w:ascii="Trebuchet MS" w:hAnsi="Trebuchet MS" w:cs="Trebuchet MS"/>
          <w:sz w:val="26"/>
          <w:szCs w:val="26"/>
        </w:rPr>
      </w:pPr>
      <w:r w:rsidRPr="003F4BA3">
        <w:rPr>
          <w:rFonts w:ascii="Trebuchet MS" w:hAnsi="Trebuchet MS" w:cs="Trebuchet MS"/>
          <w:color w:val="D9D9D9" w:themeColor="background1" w:themeShade="D9"/>
          <w:sz w:val="26"/>
          <w:szCs w:val="26"/>
        </w:rPr>
        <w:t>(2)</w:t>
      </w:r>
      <w:r>
        <w:rPr>
          <w:rFonts w:ascii="Trebuchet MS" w:hAnsi="Trebuchet MS" w:cs="Trebuchet MS"/>
          <w:color w:val="D9D9D9" w:themeColor="background1" w:themeShade="D9"/>
          <w:sz w:val="26"/>
          <w:szCs w:val="26"/>
        </w:rPr>
        <w:t xml:space="preserve"> Slide 3</w:t>
      </w:r>
      <w:r>
        <w:rPr>
          <w:rFonts w:ascii="Trebuchet MS" w:hAnsi="Trebuchet MS" w:cs="Trebuchet MS"/>
          <w:sz w:val="26"/>
          <w:szCs w:val="26"/>
        </w:rPr>
        <w:t xml:space="preserve"> Share your experiences. </w:t>
      </w:r>
      <w:r w:rsidRPr="00BB0857">
        <w:rPr>
          <w:rFonts w:ascii="Trebuchet MS" w:hAnsi="Trebuchet MS" w:cs="Trebuchet MS"/>
          <w:sz w:val="26"/>
          <w:szCs w:val="26"/>
        </w:rPr>
        <w:t xml:space="preserve">  </w:t>
      </w:r>
    </w:p>
    <w:p w14:paraId="706E0520" w14:textId="6914439F" w:rsidR="008E7A90" w:rsidRDefault="003F4BA3" w:rsidP="008E7A90">
      <w:pPr>
        <w:widowControl w:val="0"/>
        <w:autoSpaceDE w:val="0"/>
        <w:autoSpaceDN w:val="0"/>
        <w:adjustRightInd w:val="0"/>
        <w:spacing w:after="320"/>
        <w:rPr>
          <w:rFonts w:ascii="Trebuchet MS" w:hAnsi="Trebuchet MS" w:cs="Trebuchet MS"/>
          <w:b/>
          <w:bCs/>
          <w:color w:val="1A1A1A"/>
          <w:sz w:val="32"/>
          <w:szCs w:val="32"/>
        </w:rPr>
      </w:pPr>
      <w:r w:rsidRPr="003F4BA3">
        <w:rPr>
          <w:rFonts w:ascii="Trebuchet MS" w:hAnsi="Trebuchet MS" w:cs="Trebuchet MS"/>
          <w:b/>
          <w:bCs/>
          <w:color w:val="D9D9D9" w:themeColor="background1" w:themeShade="D9"/>
          <w:sz w:val="32"/>
          <w:szCs w:val="32"/>
        </w:rPr>
        <w:t>(3)</w:t>
      </w:r>
      <w:r>
        <w:rPr>
          <w:rFonts w:ascii="Trebuchet MS" w:hAnsi="Trebuchet MS" w:cs="Trebuchet MS"/>
          <w:b/>
          <w:bCs/>
          <w:color w:val="1A1A1A"/>
          <w:sz w:val="32"/>
          <w:szCs w:val="32"/>
        </w:rPr>
        <w:t xml:space="preserve"> </w:t>
      </w:r>
      <w:r w:rsidR="00227DA2" w:rsidRPr="00227DA2">
        <w:rPr>
          <w:rFonts w:ascii="Trebuchet MS" w:hAnsi="Trebuchet MS" w:cs="Trebuchet MS"/>
          <w:b/>
          <w:bCs/>
          <w:color w:val="1A1A1A"/>
          <w:sz w:val="32"/>
          <w:szCs w:val="32"/>
        </w:rPr>
        <w:t xml:space="preserve">We created this community for you to share your thoughts, opinions and ideas </w:t>
      </w:r>
      <w:r w:rsidR="00227DA2">
        <w:rPr>
          <w:rFonts w:ascii="Trebuchet MS" w:hAnsi="Trebuchet MS" w:cs="Trebuchet MS"/>
          <w:b/>
          <w:bCs/>
          <w:color w:val="1A1A1A"/>
          <w:sz w:val="32"/>
          <w:szCs w:val="32"/>
        </w:rPr>
        <w:t xml:space="preserve">to help </w:t>
      </w:r>
      <w:r w:rsidR="002029C0">
        <w:rPr>
          <w:rFonts w:ascii="Trebuchet MS" w:hAnsi="Trebuchet MS" w:cs="Trebuchet MS"/>
          <w:b/>
          <w:bCs/>
          <w:color w:val="1A1A1A"/>
          <w:sz w:val="32"/>
          <w:szCs w:val="32"/>
        </w:rPr>
        <w:t>our client</w:t>
      </w:r>
      <w:r w:rsidR="00227DA2">
        <w:rPr>
          <w:rFonts w:ascii="Trebuchet MS" w:hAnsi="Trebuchet MS" w:cs="Trebuchet MS"/>
          <w:b/>
          <w:bCs/>
          <w:color w:val="1A1A1A"/>
          <w:sz w:val="32"/>
          <w:szCs w:val="32"/>
        </w:rPr>
        <w:t xml:space="preserve">s </w:t>
      </w:r>
      <w:r w:rsidR="002029C0">
        <w:rPr>
          <w:rFonts w:ascii="Trebuchet MS" w:hAnsi="Trebuchet MS" w:cs="Trebuchet MS"/>
          <w:b/>
          <w:bCs/>
          <w:color w:val="1A1A1A"/>
          <w:sz w:val="32"/>
          <w:szCs w:val="32"/>
        </w:rPr>
        <w:t>succeed.</w:t>
      </w:r>
    </w:p>
    <w:p w14:paraId="18C4D5C3" w14:textId="5B4ECA13" w:rsidR="0010271E" w:rsidRDefault="00AC1675" w:rsidP="00897B18">
      <w:pPr>
        <w:widowControl w:val="0"/>
        <w:autoSpaceDE w:val="0"/>
        <w:autoSpaceDN w:val="0"/>
        <w:adjustRightInd w:val="0"/>
        <w:spacing w:after="260"/>
        <w:rPr>
          <w:rFonts w:ascii="Trebuchet MS" w:hAnsi="Trebuchet MS" w:cs="Trebuchet MS"/>
          <w:color w:val="D9D9D9" w:themeColor="background1" w:themeShade="D9"/>
          <w:sz w:val="26"/>
          <w:szCs w:val="26"/>
        </w:rPr>
      </w:pPr>
      <w:r w:rsidRPr="00AC1675">
        <w:rPr>
          <w:rFonts w:ascii="Trebuchet MS" w:hAnsi="Trebuchet MS" w:cs="Trebuchet MS"/>
          <w:color w:val="D9D9D9" w:themeColor="background1" w:themeShade="D9"/>
          <w:sz w:val="26"/>
          <w:szCs w:val="26"/>
        </w:rPr>
        <w:t xml:space="preserve"> </w:t>
      </w:r>
      <w:r w:rsidR="003F4BA3" w:rsidRPr="00AC1675">
        <w:rPr>
          <w:rFonts w:ascii="Trebuchet MS" w:hAnsi="Trebuchet MS" w:cs="Trebuchet MS"/>
          <w:color w:val="D9D9D9" w:themeColor="background1" w:themeShade="D9"/>
          <w:sz w:val="26"/>
          <w:szCs w:val="26"/>
        </w:rPr>
        <w:t>(</w:t>
      </w:r>
      <w:r w:rsidRPr="00AC1675">
        <w:rPr>
          <w:rFonts w:ascii="Trebuchet MS" w:hAnsi="Trebuchet MS" w:cs="Trebuchet MS"/>
          <w:color w:val="D9D9D9" w:themeColor="background1" w:themeShade="D9"/>
          <w:sz w:val="26"/>
          <w:szCs w:val="26"/>
        </w:rPr>
        <w:t>4</w:t>
      </w:r>
      <w:r w:rsidR="003F4BA3" w:rsidRPr="00AC1675">
        <w:rPr>
          <w:rFonts w:ascii="Trebuchet MS" w:hAnsi="Trebuchet MS" w:cs="Trebuchet MS"/>
          <w:color w:val="D9D9D9" w:themeColor="background1" w:themeShade="D9"/>
          <w:sz w:val="26"/>
          <w:szCs w:val="26"/>
        </w:rPr>
        <w:t xml:space="preserve">) </w:t>
      </w:r>
      <w:r w:rsidR="0010271E" w:rsidRPr="0010271E">
        <w:rPr>
          <w:rFonts w:ascii="Trebuchet MS" w:hAnsi="Trebuchet MS" w:cs="Trebuchet MS"/>
          <w:sz w:val="26"/>
          <w:szCs w:val="26"/>
        </w:rPr>
        <w:t xml:space="preserve"> </w:t>
      </w:r>
      <w:r w:rsidR="00227DA2" w:rsidRPr="00227DA2">
        <w:rPr>
          <w:rFonts w:ascii="Trebuchet MS" w:hAnsi="Trebuchet MS" w:cs="Trebuchet MS"/>
          <w:b/>
          <w:sz w:val="26"/>
          <w:szCs w:val="26"/>
        </w:rPr>
        <w:t>Have your voice heard.</w:t>
      </w:r>
      <w:r w:rsidR="00227DA2" w:rsidRPr="00BB0857">
        <w:rPr>
          <w:rFonts w:ascii="Trebuchet MS" w:hAnsi="Trebuchet MS" w:cs="Trebuchet MS"/>
          <w:sz w:val="26"/>
          <w:szCs w:val="26"/>
        </w:rPr>
        <w:t xml:space="preserve">  </w:t>
      </w:r>
      <w:r w:rsidR="00227DA2">
        <w:rPr>
          <w:rFonts w:ascii="Trebuchet MS" w:hAnsi="Trebuchet MS" w:cs="Trebuchet MS"/>
          <w:sz w:val="26"/>
          <w:szCs w:val="26"/>
        </w:rPr>
        <w:t>Crowd Connection</w:t>
      </w:r>
      <w:r w:rsidRPr="00AC1675">
        <w:rPr>
          <w:rFonts w:ascii="Trebuchet MS" w:hAnsi="Trebuchet MS" w:cs="Trebuchet MS"/>
          <w:sz w:val="26"/>
          <w:szCs w:val="26"/>
        </w:rPr>
        <w:t xml:space="preserve"> is</w:t>
      </w:r>
      <w:r>
        <w:rPr>
          <w:rFonts w:ascii="Trebuchet MS" w:hAnsi="Trebuchet MS" w:cs="Trebuchet MS"/>
          <w:sz w:val="26"/>
          <w:szCs w:val="26"/>
        </w:rPr>
        <w:t xml:space="preserve"> an invite only initiative that will influence </w:t>
      </w:r>
      <w:r w:rsidR="00227DA2">
        <w:rPr>
          <w:rFonts w:ascii="Trebuchet MS" w:hAnsi="Trebuchet MS" w:cs="Trebuchet MS"/>
          <w:sz w:val="26"/>
          <w:szCs w:val="26"/>
        </w:rPr>
        <w:t>how we work</w:t>
      </w:r>
      <w:r>
        <w:rPr>
          <w:rFonts w:ascii="Trebuchet MS" w:hAnsi="Trebuchet MS" w:cs="Trebuchet MS"/>
          <w:sz w:val="26"/>
          <w:szCs w:val="26"/>
        </w:rPr>
        <w:t xml:space="preserve">. </w:t>
      </w:r>
      <w:r w:rsidRPr="00AC1675">
        <w:rPr>
          <w:rFonts w:ascii="Trebuchet MS" w:hAnsi="Trebuchet MS" w:cs="Trebuchet MS"/>
          <w:sz w:val="26"/>
          <w:szCs w:val="26"/>
        </w:rPr>
        <w:t xml:space="preserve">As part of this effort, we are seeking direct insights from people like you. </w:t>
      </w:r>
      <w:r w:rsidRPr="00AC1675">
        <w:rPr>
          <w:rFonts w:ascii="Trebuchet MS" w:hAnsi="Trebuchet MS" w:cs="Trebuchet MS"/>
          <w:b/>
          <w:sz w:val="26"/>
          <w:szCs w:val="26"/>
        </w:rPr>
        <w:t xml:space="preserve">Let’s </w:t>
      </w:r>
      <w:r>
        <w:rPr>
          <w:rFonts w:ascii="Trebuchet MS" w:hAnsi="Trebuchet MS" w:cs="Trebuchet MS"/>
          <w:b/>
          <w:sz w:val="26"/>
          <w:szCs w:val="26"/>
        </w:rPr>
        <w:t>innovate together.</w:t>
      </w:r>
    </w:p>
    <w:p w14:paraId="3A7F9757" w14:textId="5FAE2512" w:rsidR="00F651E0" w:rsidRDefault="00AC1675" w:rsidP="00897B18">
      <w:pPr>
        <w:widowControl w:val="0"/>
        <w:autoSpaceDE w:val="0"/>
        <w:autoSpaceDN w:val="0"/>
        <w:adjustRightInd w:val="0"/>
        <w:spacing w:after="260"/>
        <w:rPr>
          <w:rFonts w:ascii="Trebuchet MS" w:hAnsi="Trebuchet MS" w:cs="Trebuchet MS"/>
          <w:sz w:val="26"/>
          <w:szCs w:val="26"/>
        </w:rPr>
      </w:pPr>
      <w:r w:rsidRPr="00AC1675">
        <w:rPr>
          <w:rFonts w:ascii="Trebuchet MS" w:hAnsi="Trebuchet MS" w:cs="Trebuchet MS"/>
          <w:color w:val="D9D9D9" w:themeColor="background1" w:themeShade="D9"/>
          <w:sz w:val="26"/>
          <w:szCs w:val="26"/>
        </w:rPr>
        <w:t xml:space="preserve"> </w:t>
      </w:r>
      <w:r w:rsidR="00A961A6" w:rsidRPr="00AC1675">
        <w:rPr>
          <w:rFonts w:ascii="Trebuchet MS" w:hAnsi="Trebuchet MS" w:cs="Trebuchet MS"/>
          <w:color w:val="D9D9D9" w:themeColor="background1" w:themeShade="D9"/>
          <w:sz w:val="26"/>
          <w:szCs w:val="26"/>
        </w:rPr>
        <w:t>(</w:t>
      </w:r>
      <w:r w:rsidRPr="00AC1675">
        <w:rPr>
          <w:rFonts w:ascii="Trebuchet MS" w:hAnsi="Trebuchet MS" w:cs="Trebuchet MS"/>
          <w:color w:val="D9D9D9" w:themeColor="background1" w:themeShade="D9"/>
          <w:sz w:val="26"/>
          <w:szCs w:val="26"/>
        </w:rPr>
        <w:t>5</w:t>
      </w:r>
      <w:r w:rsidR="00A961A6" w:rsidRPr="00AC1675">
        <w:rPr>
          <w:rFonts w:ascii="Trebuchet MS" w:hAnsi="Trebuchet MS" w:cs="Trebuchet MS"/>
          <w:color w:val="D9D9D9" w:themeColor="background1" w:themeShade="D9"/>
          <w:sz w:val="26"/>
          <w:szCs w:val="26"/>
        </w:rPr>
        <w:t xml:space="preserve">) </w:t>
      </w:r>
      <w:r w:rsidR="002029C0">
        <w:rPr>
          <w:rFonts w:ascii="Trebuchet MS" w:hAnsi="Trebuchet MS" w:cs="Trebuchet MS"/>
          <w:b/>
          <w:sz w:val="26"/>
          <w:szCs w:val="26"/>
        </w:rPr>
        <w:t>Vote, discuss, share and participate</w:t>
      </w:r>
      <w:r w:rsidR="00227DA2" w:rsidRPr="00227DA2">
        <w:rPr>
          <w:rFonts w:ascii="Trebuchet MS" w:hAnsi="Trebuchet MS" w:cs="Trebuchet MS"/>
          <w:b/>
          <w:sz w:val="26"/>
          <w:szCs w:val="26"/>
        </w:rPr>
        <w:t>.</w:t>
      </w:r>
      <w:r w:rsidR="00227DA2" w:rsidRPr="00BB0857">
        <w:rPr>
          <w:rFonts w:ascii="Trebuchet MS" w:hAnsi="Trebuchet MS" w:cs="Trebuchet MS"/>
          <w:sz w:val="26"/>
          <w:szCs w:val="26"/>
        </w:rPr>
        <w:t xml:space="preserve">  </w:t>
      </w:r>
      <w:r w:rsidR="005363B4">
        <w:rPr>
          <w:rFonts w:ascii="Trebuchet MS" w:hAnsi="Trebuchet MS" w:cs="Trebuchet MS"/>
          <w:sz w:val="26"/>
          <w:szCs w:val="26"/>
        </w:rPr>
        <w:t xml:space="preserve">As a member of the </w:t>
      </w:r>
      <w:r w:rsidR="00227DA2">
        <w:rPr>
          <w:rFonts w:ascii="Trebuchet MS" w:hAnsi="Trebuchet MS" w:cs="Trebuchet MS"/>
          <w:sz w:val="26"/>
          <w:szCs w:val="26"/>
        </w:rPr>
        <w:t>community</w:t>
      </w:r>
      <w:r w:rsidR="005363B4">
        <w:rPr>
          <w:rFonts w:ascii="Trebuchet MS" w:hAnsi="Trebuchet MS" w:cs="Trebuchet MS"/>
          <w:sz w:val="26"/>
          <w:szCs w:val="26"/>
        </w:rPr>
        <w:t xml:space="preserve">, you’ll have the opportunity to engage in activities that interest you. </w:t>
      </w:r>
      <w:r w:rsidRPr="006D1579">
        <w:rPr>
          <w:rFonts w:ascii="Trebuchet MS" w:hAnsi="Trebuchet MS" w:cs="Trebuchet MS"/>
          <w:b/>
          <w:sz w:val="26"/>
          <w:szCs w:val="26"/>
        </w:rPr>
        <w:t>Submit your ideas, vote and comment</w:t>
      </w:r>
      <w:r w:rsidR="005363B4">
        <w:rPr>
          <w:rFonts w:ascii="Trebuchet MS" w:hAnsi="Trebuchet MS" w:cs="Trebuchet MS"/>
          <w:b/>
          <w:sz w:val="26"/>
          <w:szCs w:val="26"/>
        </w:rPr>
        <w:t>.</w:t>
      </w:r>
    </w:p>
    <w:p w14:paraId="6858F878" w14:textId="3E58E2D9" w:rsidR="008E7A90" w:rsidRPr="00AC1675" w:rsidRDefault="00AC1675" w:rsidP="008E7A90">
      <w:pPr>
        <w:widowControl w:val="0"/>
        <w:autoSpaceDE w:val="0"/>
        <w:autoSpaceDN w:val="0"/>
        <w:adjustRightInd w:val="0"/>
        <w:spacing w:after="260"/>
        <w:rPr>
          <w:rFonts w:ascii="Trebuchet MS" w:hAnsi="Trebuchet MS" w:cs="Trebuchet MS"/>
          <w:sz w:val="26"/>
          <w:szCs w:val="26"/>
        </w:rPr>
      </w:pPr>
      <w:r w:rsidRPr="00AC1675">
        <w:rPr>
          <w:rFonts w:ascii="Trebuchet MS" w:hAnsi="Trebuchet MS" w:cs="Trebuchet MS"/>
          <w:color w:val="D9D9D9" w:themeColor="background1" w:themeShade="D9"/>
          <w:sz w:val="26"/>
          <w:szCs w:val="26"/>
        </w:rPr>
        <w:t xml:space="preserve"> </w:t>
      </w:r>
      <w:r w:rsidR="00F651E0" w:rsidRPr="00AC1675">
        <w:rPr>
          <w:rFonts w:ascii="Trebuchet MS" w:hAnsi="Trebuchet MS" w:cs="Trebuchet MS"/>
          <w:color w:val="D9D9D9" w:themeColor="background1" w:themeShade="D9"/>
          <w:sz w:val="26"/>
          <w:szCs w:val="26"/>
        </w:rPr>
        <w:t>(</w:t>
      </w:r>
      <w:r>
        <w:rPr>
          <w:rFonts w:ascii="Trebuchet MS" w:hAnsi="Trebuchet MS" w:cs="Trebuchet MS"/>
          <w:color w:val="D9D9D9" w:themeColor="background1" w:themeShade="D9"/>
          <w:sz w:val="26"/>
          <w:szCs w:val="26"/>
        </w:rPr>
        <w:t>6</w:t>
      </w:r>
      <w:r w:rsidR="00F651E0" w:rsidRPr="00AC1675">
        <w:rPr>
          <w:rFonts w:ascii="Trebuchet MS" w:hAnsi="Trebuchet MS" w:cs="Trebuchet MS"/>
          <w:color w:val="D9D9D9" w:themeColor="background1" w:themeShade="D9"/>
          <w:sz w:val="26"/>
          <w:szCs w:val="26"/>
        </w:rPr>
        <w:t xml:space="preserve">) </w:t>
      </w:r>
      <w:r w:rsidR="00227DA2" w:rsidRPr="00227DA2">
        <w:rPr>
          <w:rFonts w:ascii="Trebuchet MS" w:hAnsi="Trebuchet MS" w:cs="Trebuchet MS"/>
          <w:b/>
          <w:sz w:val="26"/>
          <w:szCs w:val="26"/>
        </w:rPr>
        <w:t>Share your experiences</w:t>
      </w:r>
      <w:r w:rsidR="00227DA2">
        <w:rPr>
          <w:rFonts w:ascii="Trebuchet MS" w:hAnsi="Trebuchet MS" w:cs="Trebuchet MS"/>
          <w:sz w:val="26"/>
          <w:szCs w:val="26"/>
        </w:rPr>
        <w:t xml:space="preserve">.  </w:t>
      </w:r>
      <w:r w:rsidR="002029C0">
        <w:rPr>
          <w:rFonts w:ascii="Trebuchet MS" w:hAnsi="Trebuchet MS" w:cs="Trebuchet MS"/>
          <w:sz w:val="26"/>
          <w:szCs w:val="26"/>
        </w:rPr>
        <w:t xml:space="preserve">Collaborate with other KPMG employees, </w:t>
      </w:r>
      <w:r w:rsidR="00AB0B1B">
        <w:rPr>
          <w:rFonts w:ascii="Trebuchet MS" w:hAnsi="Trebuchet MS" w:cs="Trebuchet MS"/>
          <w:sz w:val="26"/>
          <w:szCs w:val="26"/>
        </w:rPr>
        <w:t>share your e</w:t>
      </w:r>
      <w:r w:rsidR="00227DA2">
        <w:rPr>
          <w:rFonts w:ascii="Trebuchet MS" w:hAnsi="Trebuchet MS" w:cs="Trebuchet MS"/>
          <w:sz w:val="26"/>
          <w:szCs w:val="26"/>
        </w:rPr>
        <w:t xml:space="preserve">xperiences and </w:t>
      </w:r>
      <w:r w:rsidR="002029C0">
        <w:rPr>
          <w:rFonts w:ascii="Trebuchet MS" w:hAnsi="Trebuchet MS" w:cs="Trebuchet MS"/>
          <w:sz w:val="26"/>
          <w:szCs w:val="26"/>
        </w:rPr>
        <w:t xml:space="preserve">insights, and help our clients do what they do - better. </w:t>
      </w:r>
      <w:r w:rsidRPr="00AB0B1B">
        <w:rPr>
          <w:rFonts w:ascii="Trebuchet MS" w:hAnsi="Trebuchet MS" w:cs="Trebuchet MS"/>
          <w:b/>
          <w:sz w:val="26"/>
          <w:szCs w:val="26"/>
          <w:u w:val="single"/>
        </w:rPr>
        <w:t>Join now.</w:t>
      </w:r>
    </w:p>
    <w:p w14:paraId="38410782" w14:textId="115723EA" w:rsidR="008E7A90" w:rsidRPr="00227DA2" w:rsidRDefault="00227DA2" w:rsidP="008E7A90">
      <w:pPr>
        <w:widowControl w:val="0"/>
        <w:autoSpaceDE w:val="0"/>
        <w:autoSpaceDN w:val="0"/>
        <w:adjustRightInd w:val="0"/>
        <w:spacing w:after="260"/>
        <w:rPr>
          <w:rFonts w:ascii="Trebuchet MS" w:hAnsi="Trebuchet MS" w:cs="Trebuchet MS"/>
          <w:i/>
          <w:sz w:val="26"/>
          <w:szCs w:val="26"/>
        </w:rPr>
      </w:pPr>
      <w:r w:rsidRPr="00AC1675">
        <w:rPr>
          <w:rFonts w:ascii="Trebuchet MS" w:hAnsi="Trebuchet MS" w:cs="Trebuchet MS"/>
          <w:color w:val="D9D9D9" w:themeColor="background1" w:themeShade="D9"/>
          <w:sz w:val="26"/>
          <w:szCs w:val="26"/>
        </w:rPr>
        <w:t>(</w:t>
      </w:r>
      <w:r>
        <w:rPr>
          <w:rFonts w:ascii="Trebuchet MS" w:hAnsi="Trebuchet MS" w:cs="Trebuchet MS"/>
          <w:color w:val="D9D9D9" w:themeColor="background1" w:themeShade="D9"/>
          <w:sz w:val="26"/>
          <w:szCs w:val="26"/>
        </w:rPr>
        <w:t>7</w:t>
      </w:r>
      <w:r w:rsidRPr="00AC1675">
        <w:rPr>
          <w:rFonts w:ascii="Trebuchet MS" w:hAnsi="Trebuchet MS" w:cs="Trebuchet MS"/>
          <w:color w:val="D9D9D9" w:themeColor="background1" w:themeShade="D9"/>
          <w:sz w:val="26"/>
          <w:szCs w:val="26"/>
        </w:rPr>
        <w:t>)</w:t>
      </w:r>
      <w:r>
        <w:rPr>
          <w:rFonts w:ascii="Trebuchet MS" w:hAnsi="Trebuchet MS" w:cs="Trebuchet MS"/>
          <w:color w:val="D9D9D9" w:themeColor="background1" w:themeShade="D9"/>
          <w:sz w:val="26"/>
          <w:szCs w:val="26"/>
        </w:rPr>
        <w:t xml:space="preserve"> </w:t>
      </w:r>
      <w:proofErr w:type="gramStart"/>
      <w:r>
        <w:rPr>
          <w:rFonts w:ascii="Trebuchet MS" w:hAnsi="Trebuchet MS" w:cs="Trebuchet MS"/>
          <w:i/>
          <w:color w:val="D9D9D9" w:themeColor="background1" w:themeShade="D9"/>
          <w:sz w:val="26"/>
          <w:szCs w:val="26"/>
        </w:rPr>
        <w:t>footer</w:t>
      </w:r>
      <w:proofErr w:type="gramEnd"/>
      <w:r>
        <w:rPr>
          <w:rFonts w:ascii="Trebuchet MS" w:hAnsi="Trebuchet MS" w:cs="Trebuchet MS"/>
          <w:i/>
          <w:color w:val="D9D9D9" w:themeColor="background1" w:themeShade="D9"/>
          <w:sz w:val="26"/>
          <w:szCs w:val="26"/>
        </w:rPr>
        <w:t xml:space="preserve"> terms note – </w:t>
      </w:r>
      <w:r w:rsidR="00954BBA">
        <w:rPr>
          <w:rFonts w:ascii="Trebuchet MS" w:hAnsi="Trebuchet MS" w:cs="Trebuchet MS"/>
          <w:i/>
          <w:color w:val="D9D9D9" w:themeColor="background1" w:themeShade="D9"/>
          <w:sz w:val="26"/>
          <w:szCs w:val="26"/>
        </w:rPr>
        <w:t>not needed. Please remove from design</w:t>
      </w:r>
    </w:p>
    <w:p w14:paraId="31C9DFFE" w14:textId="77777777" w:rsidR="008E7A90" w:rsidRDefault="008E7A90" w:rsidP="008E7A90">
      <w:pPr>
        <w:widowControl w:val="0"/>
        <w:autoSpaceDE w:val="0"/>
        <w:autoSpaceDN w:val="0"/>
        <w:adjustRightInd w:val="0"/>
        <w:spacing w:after="260"/>
        <w:rPr>
          <w:rFonts w:ascii="Trebuchet MS" w:hAnsi="Trebuchet MS" w:cs="Trebuchet MS"/>
          <w:sz w:val="26"/>
          <w:szCs w:val="26"/>
        </w:rPr>
      </w:pPr>
    </w:p>
    <w:p w14:paraId="6548807C" w14:textId="77777777" w:rsidR="007D5992" w:rsidRDefault="007D5992">
      <w:pPr>
        <w:rPr>
          <w:rFonts w:ascii="Trebuchet MS" w:hAnsi="Trebuchet MS" w:cs="Trebuchet MS"/>
          <w:b/>
          <w:bCs/>
          <w:color w:val="262626"/>
          <w:sz w:val="52"/>
          <w:szCs w:val="52"/>
        </w:rPr>
      </w:pPr>
      <w:r>
        <w:rPr>
          <w:rFonts w:ascii="Trebuchet MS" w:hAnsi="Trebuchet MS" w:cs="Trebuchet MS"/>
          <w:b/>
          <w:bCs/>
          <w:color w:val="262626"/>
          <w:sz w:val="52"/>
          <w:szCs w:val="52"/>
        </w:rPr>
        <w:br w:type="page"/>
      </w:r>
    </w:p>
    <w:p w14:paraId="28A2DDFB" w14:textId="4D002CB5" w:rsidR="008E7A90" w:rsidRDefault="008E7A90" w:rsidP="008E7A90">
      <w:pPr>
        <w:widowControl w:val="0"/>
        <w:autoSpaceDE w:val="0"/>
        <w:autoSpaceDN w:val="0"/>
        <w:adjustRightInd w:val="0"/>
        <w:spacing w:after="340"/>
        <w:rPr>
          <w:rFonts w:ascii="Trebuchet MS" w:hAnsi="Trebuchet MS" w:cs="Trebuchet MS"/>
          <w:b/>
          <w:bCs/>
          <w:color w:val="262626"/>
          <w:sz w:val="52"/>
          <w:szCs w:val="52"/>
        </w:rPr>
      </w:pPr>
      <w:r w:rsidRPr="008E7A90">
        <w:rPr>
          <w:rFonts w:ascii="Trebuchet MS" w:hAnsi="Trebuchet MS" w:cs="Trebuchet MS"/>
          <w:b/>
          <w:bCs/>
          <w:color w:val="262626"/>
          <w:sz w:val="52"/>
          <w:szCs w:val="52"/>
        </w:rPr>
        <w:lastRenderedPageBreak/>
        <w:t>How It Works</w:t>
      </w:r>
      <w:r w:rsidR="00227DA2">
        <w:rPr>
          <w:rFonts w:ascii="Trebuchet MS" w:hAnsi="Trebuchet MS" w:cs="Trebuchet MS"/>
          <w:b/>
          <w:bCs/>
          <w:color w:val="262626"/>
          <w:sz w:val="52"/>
          <w:szCs w:val="52"/>
        </w:rPr>
        <w:t xml:space="preserve"> </w:t>
      </w:r>
      <w:r w:rsidR="00227DA2">
        <w:rPr>
          <w:rFonts w:ascii="Trebuchet MS" w:hAnsi="Trebuchet MS" w:cs="Trebuchet MS"/>
          <w:i/>
          <w:color w:val="D9D9D9" w:themeColor="background1" w:themeShade="D9"/>
          <w:sz w:val="26"/>
          <w:szCs w:val="26"/>
        </w:rPr>
        <w:t>(available only when logged in)</w:t>
      </w:r>
    </w:p>
    <w:p w14:paraId="2A6EA5C4" w14:textId="176CB6F1" w:rsidR="00227DA2" w:rsidRDefault="00227DA2" w:rsidP="008E7A90">
      <w:pPr>
        <w:widowControl w:val="0"/>
        <w:autoSpaceDE w:val="0"/>
        <w:autoSpaceDN w:val="0"/>
        <w:adjustRightInd w:val="0"/>
        <w:spacing w:after="340"/>
        <w:rPr>
          <w:rFonts w:ascii="Trebuchet MS" w:hAnsi="Trebuchet MS" w:cs="Trebuchet MS"/>
          <w:bCs/>
          <w:color w:val="262626"/>
          <w:sz w:val="26"/>
          <w:szCs w:val="26"/>
        </w:rPr>
      </w:pPr>
      <w:r w:rsidRPr="00227DA2">
        <w:rPr>
          <w:rFonts w:ascii="Trebuchet MS" w:hAnsi="Trebuchet MS" w:cs="Trebuchet MS"/>
          <w:bCs/>
          <w:color w:val="262626"/>
          <w:sz w:val="26"/>
          <w:szCs w:val="26"/>
        </w:rPr>
        <w:t>We created this community for you to share your thoughts, opinions and ideas to help us improve what we do. At regular intervals we will invite you to join in new sets of activities.</w:t>
      </w:r>
    </w:p>
    <w:p w14:paraId="52F7CEDF" w14:textId="1732D5DC" w:rsidR="00F84969" w:rsidRPr="00227DA2" w:rsidRDefault="00227DA2" w:rsidP="00227DA2">
      <w:pPr>
        <w:widowControl w:val="0"/>
        <w:autoSpaceDE w:val="0"/>
        <w:autoSpaceDN w:val="0"/>
        <w:adjustRightInd w:val="0"/>
        <w:spacing w:after="340"/>
        <w:rPr>
          <w:rFonts w:ascii="Trebuchet MS" w:hAnsi="Trebuchet MS" w:cs="Trebuchet MS"/>
          <w:bCs/>
          <w:color w:val="262626"/>
          <w:sz w:val="26"/>
          <w:szCs w:val="26"/>
        </w:rPr>
      </w:pPr>
      <w:r w:rsidRPr="00227DA2">
        <w:rPr>
          <w:rFonts w:ascii="Trebuchet MS" w:hAnsi="Trebuchet MS" w:cs="Trebuchet MS"/>
          <w:bCs/>
          <w:color w:val="262626"/>
          <w:sz w:val="26"/>
          <w:szCs w:val="26"/>
        </w:rPr>
        <w:t>The</w:t>
      </w:r>
      <w:r>
        <w:rPr>
          <w:rFonts w:ascii="Trebuchet MS" w:hAnsi="Trebuchet MS" w:cs="Trebuchet MS"/>
          <w:bCs/>
          <w:color w:val="262626"/>
          <w:sz w:val="26"/>
          <w:szCs w:val="26"/>
        </w:rPr>
        <w:t xml:space="preserve"> community</w:t>
      </w:r>
      <w:r w:rsidRPr="00227DA2">
        <w:rPr>
          <w:rFonts w:ascii="Trebuchet MS" w:hAnsi="Trebuchet MS" w:cs="Trebuchet MS"/>
          <w:bCs/>
          <w:color w:val="262626"/>
          <w:sz w:val="26"/>
          <w:szCs w:val="26"/>
        </w:rPr>
        <w:t xml:space="preserve"> is available to invited members only and is accessible through a password-protected site. As a valued </w:t>
      </w:r>
      <w:r w:rsidR="00F84969">
        <w:rPr>
          <w:rFonts w:ascii="Trebuchet MS" w:hAnsi="Trebuchet MS" w:cs="Trebuchet MS"/>
          <w:bCs/>
          <w:color w:val="262626"/>
          <w:sz w:val="26"/>
          <w:szCs w:val="26"/>
        </w:rPr>
        <w:t>employee</w:t>
      </w:r>
      <w:r w:rsidRPr="00227DA2">
        <w:rPr>
          <w:rFonts w:ascii="Trebuchet MS" w:hAnsi="Trebuchet MS" w:cs="Trebuchet MS"/>
          <w:bCs/>
          <w:color w:val="262626"/>
          <w:sz w:val="26"/>
          <w:szCs w:val="26"/>
        </w:rPr>
        <w:t xml:space="preserve">, you have been selected and invited to join this </w:t>
      </w:r>
      <w:r w:rsidR="00F84969">
        <w:rPr>
          <w:rFonts w:ascii="Trebuchet MS" w:hAnsi="Trebuchet MS" w:cs="Trebuchet MS"/>
          <w:bCs/>
          <w:color w:val="262626"/>
          <w:sz w:val="26"/>
          <w:szCs w:val="26"/>
        </w:rPr>
        <w:t>community</w:t>
      </w:r>
      <w:r w:rsidRPr="00227DA2">
        <w:rPr>
          <w:rFonts w:ascii="Trebuchet MS" w:hAnsi="Trebuchet MS" w:cs="Trebuchet MS"/>
          <w:bCs/>
          <w:color w:val="262626"/>
          <w:sz w:val="26"/>
          <w:szCs w:val="26"/>
        </w:rPr>
        <w:t xml:space="preserve">. We will invite you to new activities that we think will be of interest to you over the coming </w:t>
      </w:r>
      <w:r w:rsidR="00F84969">
        <w:rPr>
          <w:rFonts w:ascii="Trebuchet MS" w:hAnsi="Trebuchet MS" w:cs="Trebuchet MS"/>
          <w:bCs/>
          <w:color w:val="262626"/>
          <w:sz w:val="26"/>
          <w:szCs w:val="26"/>
        </w:rPr>
        <w:t>weeks</w:t>
      </w:r>
      <w:r w:rsidRPr="00227DA2">
        <w:rPr>
          <w:rFonts w:ascii="Trebuchet MS" w:hAnsi="Trebuchet MS" w:cs="Trebuchet MS"/>
          <w:bCs/>
          <w:color w:val="262626"/>
          <w:sz w:val="26"/>
          <w:szCs w:val="26"/>
        </w:rPr>
        <w:t>, and we'll reward you for your efforts.</w:t>
      </w:r>
      <w:r w:rsidR="00F84969">
        <w:rPr>
          <w:rFonts w:ascii="Trebuchet MS" w:hAnsi="Trebuchet MS" w:cs="Trebuchet MS"/>
          <w:bCs/>
          <w:color w:val="262626"/>
          <w:sz w:val="26"/>
          <w:szCs w:val="26"/>
        </w:rPr>
        <w:br/>
      </w:r>
      <w:r w:rsidR="00F84969">
        <w:rPr>
          <w:rFonts w:ascii="Trebuchet MS" w:hAnsi="Trebuchet MS" w:cs="Trebuchet MS"/>
          <w:bCs/>
          <w:noProof/>
          <w:color w:val="262626"/>
          <w:sz w:val="26"/>
          <w:szCs w:val="26"/>
          <w:lang w:val="en-CA" w:eastAsia="zh-TW"/>
        </w:rPr>
        <w:drawing>
          <wp:inline distT="0" distB="0" distL="0" distR="0" wp14:anchorId="31A358B5" wp14:editId="31E772FB">
            <wp:extent cx="5486400" cy="46151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mg-dashboard-v4.jpg"/>
                    <pic:cNvPicPr/>
                  </pic:nvPicPr>
                  <pic:blipFill>
                    <a:blip r:embed="rId10">
                      <a:extLst>
                        <a:ext uri="{28A0092B-C50C-407E-A947-70E740481C1C}">
                          <a14:useLocalDpi xmlns:a14="http://schemas.microsoft.com/office/drawing/2010/main" val="0"/>
                        </a:ext>
                      </a:extLst>
                    </a:blip>
                    <a:stretch>
                      <a:fillRect/>
                    </a:stretch>
                  </pic:blipFill>
                  <pic:spPr>
                    <a:xfrm>
                      <a:off x="0" y="0"/>
                      <a:ext cx="5486400" cy="4615180"/>
                    </a:xfrm>
                    <a:prstGeom prst="rect">
                      <a:avLst/>
                    </a:prstGeom>
                  </pic:spPr>
                </pic:pic>
              </a:graphicData>
            </a:graphic>
          </wp:inline>
        </w:drawing>
      </w:r>
    </w:p>
    <w:p w14:paraId="73C57A71" w14:textId="24B97508" w:rsidR="00227DA2" w:rsidRPr="00227DA2" w:rsidRDefault="00F84969" w:rsidP="00227DA2">
      <w:pPr>
        <w:widowControl w:val="0"/>
        <w:autoSpaceDE w:val="0"/>
        <w:autoSpaceDN w:val="0"/>
        <w:adjustRightInd w:val="0"/>
        <w:spacing w:after="340"/>
        <w:rPr>
          <w:rFonts w:ascii="Trebuchet MS" w:hAnsi="Trebuchet MS" w:cs="Trebuchet MS"/>
          <w:bCs/>
          <w:color w:val="262626"/>
          <w:sz w:val="26"/>
          <w:szCs w:val="26"/>
        </w:rPr>
      </w:pPr>
      <w:r>
        <w:rPr>
          <w:rFonts w:ascii="Trebuchet MS" w:hAnsi="Trebuchet MS" w:cs="Trebuchet MS"/>
          <w:bCs/>
          <w:color w:val="262626"/>
          <w:sz w:val="26"/>
          <w:szCs w:val="26"/>
        </w:rPr>
        <w:t xml:space="preserve">Activities </w:t>
      </w:r>
      <w:r w:rsidR="00227DA2" w:rsidRPr="00227DA2">
        <w:rPr>
          <w:rFonts w:ascii="Trebuchet MS" w:hAnsi="Trebuchet MS" w:cs="Trebuchet MS"/>
          <w:bCs/>
          <w:color w:val="262626"/>
          <w:sz w:val="26"/>
          <w:szCs w:val="26"/>
        </w:rPr>
        <w:t xml:space="preserve">are displayed under the </w:t>
      </w:r>
      <w:r w:rsidR="00227DA2" w:rsidRPr="00F84969">
        <w:rPr>
          <w:rFonts w:ascii="Trebuchet MS" w:hAnsi="Trebuchet MS" w:cs="Trebuchet MS"/>
          <w:bCs/>
          <w:color w:val="262626"/>
          <w:sz w:val="26"/>
          <w:szCs w:val="26"/>
          <w:u w:val="single"/>
        </w:rPr>
        <w:t>Dashboard</w:t>
      </w:r>
      <w:r w:rsidR="00227DA2" w:rsidRPr="00227DA2">
        <w:rPr>
          <w:rFonts w:ascii="Trebuchet MS" w:hAnsi="Trebuchet MS" w:cs="Trebuchet MS"/>
          <w:bCs/>
          <w:color w:val="262626"/>
          <w:sz w:val="26"/>
          <w:szCs w:val="26"/>
        </w:rPr>
        <w:t xml:space="preserve">. You can also find out what is happening (and keep up with these discussions) from your </w:t>
      </w:r>
      <w:r w:rsidR="00227DA2" w:rsidRPr="00F84969">
        <w:rPr>
          <w:rFonts w:ascii="Trebuchet MS" w:hAnsi="Trebuchet MS" w:cs="Trebuchet MS"/>
          <w:bCs/>
          <w:color w:val="262626"/>
          <w:sz w:val="26"/>
          <w:szCs w:val="26"/>
          <w:u w:val="single"/>
        </w:rPr>
        <w:t>Dashboard</w:t>
      </w:r>
      <w:r w:rsidR="00227DA2" w:rsidRPr="00227DA2">
        <w:rPr>
          <w:rFonts w:ascii="Trebuchet MS" w:hAnsi="Trebuchet MS" w:cs="Trebuchet MS"/>
          <w:bCs/>
          <w:color w:val="262626"/>
          <w:sz w:val="26"/>
          <w:szCs w:val="26"/>
        </w:rPr>
        <w:t xml:space="preserve"> where you can find out who h</w:t>
      </w:r>
      <w:r>
        <w:rPr>
          <w:rFonts w:ascii="Trebuchet MS" w:hAnsi="Trebuchet MS" w:cs="Trebuchet MS"/>
          <w:bCs/>
          <w:color w:val="262626"/>
          <w:sz w:val="26"/>
          <w:szCs w:val="26"/>
        </w:rPr>
        <w:t>as commented on what, and when.</w:t>
      </w:r>
    </w:p>
    <w:p w14:paraId="49C945B6" w14:textId="40BA278F" w:rsidR="00227DA2" w:rsidRPr="00F84969" w:rsidRDefault="00227DA2" w:rsidP="00F84969">
      <w:pPr>
        <w:pStyle w:val="ListParagraph"/>
        <w:widowControl w:val="0"/>
        <w:numPr>
          <w:ilvl w:val="0"/>
          <w:numId w:val="4"/>
        </w:numPr>
        <w:autoSpaceDE w:val="0"/>
        <w:autoSpaceDN w:val="0"/>
        <w:adjustRightInd w:val="0"/>
        <w:spacing w:after="340"/>
        <w:rPr>
          <w:rFonts w:ascii="Trebuchet MS" w:hAnsi="Trebuchet MS" w:cs="Trebuchet MS"/>
          <w:bCs/>
          <w:color w:val="262626"/>
          <w:sz w:val="26"/>
          <w:szCs w:val="26"/>
        </w:rPr>
      </w:pPr>
      <w:r w:rsidRPr="00F84969">
        <w:rPr>
          <w:rFonts w:ascii="Trebuchet MS" w:hAnsi="Trebuchet MS" w:cs="Trebuchet MS"/>
          <w:bCs/>
          <w:color w:val="262626"/>
          <w:sz w:val="26"/>
          <w:szCs w:val="26"/>
        </w:rPr>
        <w:t xml:space="preserve">Activities will be posted on the </w:t>
      </w:r>
      <w:r w:rsidRPr="00F84969">
        <w:rPr>
          <w:rFonts w:ascii="Trebuchet MS" w:hAnsi="Trebuchet MS" w:cs="Trebuchet MS"/>
          <w:bCs/>
          <w:color w:val="262626"/>
          <w:sz w:val="26"/>
          <w:szCs w:val="26"/>
          <w:u w:val="single"/>
        </w:rPr>
        <w:t>My Dashboard</w:t>
      </w:r>
      <w:r w:rsidRPr="00F84969">
        <w:rPr>
          <w:rFonts w:ascii="Trebuchet MS" w:hAnsi="Trebuchet MS" w:cs="Trebuchet MS"/>
          <w:bCs/>
          <w:color w:val="262626"/>
          <w:sz w:val="26"/>
          <w:szCs w:val="26"/>
        </w:rPr>
        <w:t xml:space="preserve"> page</w:t>
      </w:r>
    </w:p>
    <w:p w14:paraId="498438AC" w14:textId="27CB40A2" w:rsidR="00227DA2" w:rsidRPr="00F84969" w:rsidRDefault="00227DA2" w:rsidP="00F84969">
      <w:pPr>
        <w:pStyle w:val="ListParagraph"/>
        <w:widowControl w:val="0"/>
        <w:numPr>
          <w:ilvl w:val="0"/>
          <w:numId w:val="4"/>
        </w:numPr>
        <w:autoSpaceDE w:val="0"/>
        <w:autoSpaceDN w:val="0"/>
        <w:adjustRightInd w:val="0"/>
        <w:spacing w:after="340"/>
        <w:rPr>
          <w:rFonts w:ascii="Trebuchet MS" w:hAnsi="Trebuchet MS" w:cs="Trebuchet MS"/>
          <w:bCs/>
          <w:color w:val="262626"/>
          <w:sz w:val="26"/>
          <w:szCs w:val="26"/>
        </w:rPr>
      </w:pPr>
      <w:r w:rsidRPr="00F84969">
        <w:rPr>
          <w:rFonts w:ascii="Trebuchet MS" w:hAnsi="Trebuchet MS" w:cs="Trebuchet MS"/>
          <w:bCs/>
          <w:color w:val="262626"/>
          <w:sz w:val="26"/>
          <w:szCs w:val="26"/>
        </w:rPr>
        <w:lastRenderedPageBreak/>
        <w:t>Click on an activity underway</w:t>
      </w:r>
    </w:p>
    <w:p w14:paraId="707F0B5A" w14:textId="1D57E3AA" w:rsidR="00227DA2" w:rsidRPr="00F84969" w:rsidRDefault="00227DA2" w:rsidP="00F84969">
      <w:pPr>
        <w:pStyle w:val="ListParagraph"/>
        <w:widowControl w:val="0"/>
        <w:numPr>
          <w:ilvl w:val="0"/>
          <w:numId w:val="4"/>
        </w:numPr>
        <w:autoSpaceDE w:val="0"/>
        <w:autoSpaceDN w:val="0"/>
        <w:adjustRightInd w:val="0"/>
        <w:spacing w:after="340"/>
        <w:rPr>
          <w:rFonts w:ascii="Trebuchet MS" w:hAnsi="Trebuchet MS" w:cs="Trebuchet MS"/>
          <w:bCs/>
          <w:color w:val="262626"/>
          <w:sz w:val="26"/>
          <w:szCs w:val="26"/>
        </w:rPr>
      </w:pPr>
      <w:r w:rsidRPr="00F84969">
        <w:rPr>
          <w:rFonts w:ascii="Trebuchet MS" w:hAnsi="Trebuchet MS" w:cs="Trebuchet MS"/>
          <w:bCs/>
          <w:color w:val="262626"/>
          <w:sz w:val="26"/>
          <w:szCs w:val="26"/>
        </w:rPr>
        <w:t>Make comments and vote on other participants' submissions</w:t>
      </w:r>
    </w:p>
    <w:p w14:paraId="35A4DD45" w14:textId="7B69CF89" w:rsidR="00227DA2" w:rsidRPr="00F84969" w:rsidRDefault="00227DA2" w:rsidP="00227DA2">
      <w:pPr>
        <w:pStyle w:val="ListParagraph"/>
        <w:widowControl w:val="0"/>
        <w:numPr>
          <w:ilvl w:val="0"/>
          <w:numId w:val="4"/>
        </w:numPr>
        <w:autoSpaceDE w:val="0"/>
        <w:autoSpaceDN w:val="0"/>
        <w:adjustRightInd w:val="0"/>
        <w:spacing w:after="340"/>
        <w:rPr>
          <w:rFonts w:ascii="Trebuchet MS" w:hAnsi="Trebuchet MS" w:cs="Trebuchet MS"/>
          <w:bCs/>
          <w:color w:val="262626"/>
          <w:sz w:val="26"/>
          <w:szCs w:val="26"/>
        </w:rPr>
      </w:pPr>
      <w:r w:rsidRPr="00F84969">
        <w:rPr>
          <w:rFonts w:ascii="Trebuchet MS" w:hAnsi="Trebuchet MS" w:cs="Trebuchet MS"/>
          <w:bCs/>
          <w:color w:val="262626"/>
          <w:sz w:val="26"/>
          <w:szCs w:val="26"/>
        </w:rPr>
        <w:t xml:space="preserve">Share your ideas on the topic at hand by making a submission that will be shared with other </w:t>
      </w:r>
      <w:r w:rsidR="000E3E9C">
        <w:rPr>
          <w:rFonts w:ascii="Trebuchet MS" w:hAnsi="Trebuchet MS" w:cs="Trebuchet MS"/>
          <w:bCs/>
          <w:color w:val="262626"/>
          <w:sz w:val="26"/>
          <w:szCs w:val="26"/>
        </w:rPr>
        <w:t>Community</w:t>
      </w:r>
      <w:r w:rsidRPr="00F84969">
        <w:rPr>
          <w:rFonts w:ascii="Trebuchet MS" w:hAnsi="Trebuchet MS" w:cs="Trebuchet MS"/>
          <w:bCs/>
          <w:color w:val="262626"/>
          <w:sz w:val="26"/>
          <w:szCs w:val="26"/>
        </w:rPr>
        <w:t xml:space="preserve"> members for their comments.</w:t>
      </w:r>
    </w:p>
    <w:p w14:paraId="2A945C36" w14:textId="10C980BA" w:rsidR="00227DA2" w:rsidRPr="00F84969" w:rsidRDefault="00227DA2" w:rsidP="00227DA2">
      <w:pPr>
        <w:widowControl w:val="0"/>
        <w:autoSpaceDE w:val="0"/>
        <w:autoSpaceDN w:val="0"/>
        <w:adjustRightInd w:val="0"/>
        <w:spacing w:after="340"/>
        <w:rPr>
          <w:rFonts w:ascii="Trebuchet MS" w:hAnsi="Trebuchet MS" w:cs="Trebuchet MS"/>
          <w:b/>
          <w:bCs/>
          <w:color w:val="262626"/>
          <w:sz w:val="36"/>
          <w:szCs w:val="26"/>
        </w:rPr>
      </w:pPr>
      <w:r w:rsidRPr="00F84969">
        <w:rPr>
          <w:rFonts w:ascii="Trebuchet MS" w:hAnsi="Trebuchet MS" w:cs="Trebuchet MS"/>
          <w:b/>
          <w:bCs/>
          <w:color w:val="262626"/>
          <w:sz w:val="36"/>
          <w:szCs w:val="26"/>
        </w:rPr>
        <w:t>It's quick and easy to participate in the activities -</w:t>
      </w:r>
    </w:p>
    <w:p w14:paraId="7D2A7744" w14:textId="3B89CE2F" w:rsidR="000D4365" w:rsidRPr="000D4365" w:rsidRDefault="003438B6" w:rsidP="006D14B7">
      <w:pPr>
        <w:spacing w:before="100" w:beforeAutospacing="1" w:after="100" w:afterAutospacing="1"/>
        <w:ind w:left="720"/>
        <w:rPr>
          <w:rFonts w:ascii="Trebuchet MS" w:hAnsi="Trebuchet MS"/>
        </w:rPr>
      </w:pPr>
      <w:r w:rsidRPr="003438B6">
        <w:rPr>
          <w:rFonts w:ascii="Trebuchet MS" w:hAnsi="Trebuchet MS"/>
          <w:noProof/>
          <w:sz w:val="26"/>
          <w:szCs w:val="26"/>
          <w:lang w:val="en-CA" w:eastAsia="zh-TW"/>
        </w:rPr>
        <mc:AlternateContent>
          <mc:Choice Requires="wps">
            <w:drawing>
              <wp:anchor distT="0" distB="0" distL="114300" distR="114300" simplePos="0" relativeHeight="251663360" behindDoc="0" locked="0" layoutInCell="1" allowOverlap="1" wp14:anchorId="0430AE8D" wp14:editId="3FC6752B">
                <wp:simplePos x="0" y="0"/>
                <wp:positionH relativeFrom="column">
                  <wp:posOffset>739588</wp:posOffset>
                </wp:positionH>
                <wp:positionV relativeFrom="paragraph">
                  <wp:posOffset>380152</wp:posOffset>
                </wp:positionV>
                <wp:extent cx="1728470" cy="498475"/>
                <wp:effectExtent l="0" t="0" r="5080" b="571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8470" cy="498475"/>
                        </a:xfrm>
                        <a:prstGeom prst="rect">
                          <a:avLst/>
                        </a:prstGeom>
                        <a:solidFill>
                          <a:srgbClr val="FFFFFF"/>
                        </a:solidFill>
                        <a:ln w="9525">
                          <a:noFill/>
                          <a:miter lim="800000"/>
                          <a:headEnd/>
                          <a:tailEnd/>
                        </a:ln>
                      </wps:spPr>
                      <wps:txbx>
                        <w:txbxContent>
                          <w:p w14:paraId="229296AA" w14:textId="0F6830C8" w:rsidR="00F651E0" w:rsidRPr="003438B6" w:rsidRDefault="00F651E0">
                            <w:pPr>
                              <w:rPr>
                                <w:rFonts w:ascii="Trebuchet MS" w:hAnsi="Trebuchet MS"/>
                                <w:color w:val="7F7F7F" w:themeColor="text1" w:themeTint="80"/>
                                <w:sz w:val="18"/>
                                <w:szCs w:val="18"/>
                              </w:rPr>
                            </w:pPr>
                            <w:r w:rsidRPr="003438B6">
                              <w:rPr>
                                <w:rFonts w:ascii="Trebuchet MS" w:hAnsi="Trebuchet MS"/>
                                <w:color w:val="7F7F7F" w:themeColor="text1" w:themeTint="80"/>
                                <w:sz w:val="18"/>
                                <w:szCs w:val="18"/>
                              </w:rPr>
                              <w:t xml:space="preserve">Lorem ipsum dolorsit amet, consectetuer adipiscing elit, </w:t>
                            </w:r>
                          </w:p>
                          <w:p w14:paraId="668BDF97" w14:textId="6CAAB1D3" w:rsidR="00F651E0" w:rsidRPr="003438B6" w:rsidRDefault="00F651E0">
                            <w:pPr>
                              <w:rPr>
                                <w:rFonts w:ascii="Trebuchet MS" w:hAnsi="Trebuchet MS"/>
                                <w:color w:val="7F7F7F" w:themeColor="text1" w:themeTint="80"/>
                                <w:sz w:val="18"/>
                                <w:szCs w:val="18"/>
                              </w:rPr>
                            </w:pPr>
                            <w:r w:rsidRPr="003438B6">
                              <w:rPr>
                                <w:rFonts w:ascii="Trebuchet MS" w:hAnsi="Trebuchet MS"/>
                                <w:color w:val="7F7F7F" w:themeColor="text1" w:themeTint="80"/>
                                <w:sz w:val="18"/>
                                <w:szCs w:val="18"/>
                              </w:rPr>
                              <w:t>sed diam.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58.25pt;margin-top:29.95pt;width:136.1pt;height:39.2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" stroked="f">
                <v:textbox style="mso-fit-shape-to-text:t">
                  <w:txbxContent>
                    <w:p w14:paraId="229296AA" w14:textId="0F6830C8" w:rsidR="00F651E0" w:rsidRPr="003438B6" w:rsidRDefault="00F651E0">
                      <w:pPr>
                        <w:rPr>
                          <w:rFonts w:ascii="Trebuchet MS" w:hAnsi="Trebuchet MS"/>
                          <w:color w:val="7F7F7F" w:themeColor="text1" w:themeTint="80"/>
                          <w:sz w:val="18"/>
                          <w:szCs w:val="18"/>
                        </w:rPr>
                      </w:pPr>
                      <w:r w:rsidRPr="003438B6">
                        <w:rPr>
                          <w:rFonts w:ascii="Trebuchet MS" w:hAnsi="Trebuchet MS"/>
                          <w:color w:val="7F7F7F" w:themeColor="text1" w:themeTint="80"/>
                          <w:sz w:val="18"/>
                          <w:szCs w:val="18"/>
                        </w:rPr>
                        <w:t xml:space="preserve">Lorem ipsum dolorsit amet, consectetuer adipiscing elit, </w:t>
                      </w:r>
                    </w:p>
                    <w:p w14:paraId="668BDF97" w14:textId="6CAAB1D3" w:rsidR="00F651E0" w:rsidRPr="003438B6" w:rsidRDefault="00F651E0">
                      <w:pPr>
                        <w:rPr>
                          <w:rFonts w:ascii="Trebuchet MS" w:hAnsi="Trebuchet MS"/>
                          <w:color w:val="7F7F7F" w:themeColor="text1" w:themeTint="80"/>
                          <w:sz w:val="18"/>
                          <w:szCs w:val="18"/>
                        </w:rPr>
                      </w:pPr>
                      <w:r w:rsidRPr="003438B6">
                        <w:rPr>
                          <w:rFonts w:ascii="Trebuchet MS" w:hAnsi="Trebuchet MS"/>
                          <w:color w:val="7F7F7F" w:themeColor="text1" w:themeTint="80"/>
                          <w:sz w:val="18"/>
                          <w:szCs w:val="18"/>
                        </w:rPr>
                        <w:t>sed diam.</w:t>
                      </w:r>
                    </w:p>
                  </w:txbxContent>
                </v:textbox>
              </v:shape>
            </w:pict>
          </mc:Fallback>
        </mc:AlternateContent>
      </w:r>
      <w:r w:rsidR="006D14B7">
        <w:rPr>
          <w:noProof/>
          <w:lang w:val="en-CA" w:eastAsia="zh-TW"/>
        </w:rPr>
        <w:drawing>
          <wp:inline distT="0" distB="0" distL="0" distR="0" wp14:anchorId="6CFE6264" wp14:editId="76119328">
            <wp:extent cx="2286000" cy="1571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86000" cy="1571625"/>
                    </a:xfrm>
                    <a:prstGeom prst="rect">
                      <a:avLst/>
                    </a:prstGeom>
                  </pic:spPr>
                </pic:pic>
              </a:graphicData>
            </a:graphic>
          </wp:inline>
        </w:drawing>
      </w:r>
      <w:r w:rsidR="006D14B7" w:rsidRPr="000D4365">
        <w:rPr>
          <w:rFonts w:ascii="Trebuchet MS" w:hAnsi="Trebuchet MS"/>
          <w:noProof/>
          <w:lang w:val="en-CA" w:eastAsia="zh-TW"/>
        </w:rPr>
        <w:t xml:space="preserve"> </w:t>
      </w:r>
    </w:p>
    <w:p w14:paraId="612E6C21" w14:textId="77777777" w:rsidR="000D4365" w:rsidRPr="000D4365" w:rsidRDefault="000D4365" w:rsidP="000D4365">
      <w:pPr>
        <w:pStyle w:val="Heading2"/>
        <w:ind w:left="720"/>
        <w:rPr>
          <w:rFonts w:ascii="Trebuchet MS" w:hAnsi="Trebuchet MS"/>
        </w:rPr>
      </w:pPr>
      <w:r w:rsidRPr="000D4365">
        <w:rPr>
          <w:rFonts w:ascii="Trebuchet MS" w:hAnsi="Trebuchet MS"/>
        </w:rPr>
        <w:t>Submit</w:t>
      </w:r>
    </w:p>
    <w:p w14:paraId="4CF714B7" w14:textId="05B0CC3D" w:rsidR="000D4365" w:rsidRPr="008666E6" w:rsidRDefault="000D4365" w:rsidP="000D4365">
      <w:pPr>
        <w:pStyle w:val="NormalWeb"/>
        <w:ind w:left="720"/>
        <w:rPr>
          <w:rFonts w:ascii="Trebuchet MS" w:hAnsi="Trebuchet MS"/>
          <w:sz w:val="26"/>
          <w:szCs w:val="26"/>
        </w:rPr>
      </w:pPr>
      <w:r w:rsidRPr="008666E6">
        <w:rPr>
          <w:rFonts w:ascii="Trebuchet MS" w:hAnsi="Trebuchet MS"/>
          <w:sz w:val="26"/>
          <w:szCs w:val="26"/>
        </w:rPr>
        <w:t>Share your ideas</w:t>
      </w:r>
      <w:r w:rsidR="006D1579">
        <w:rPr>
          <w:rFonts w:ascii="Trebuchet MS" w:hAnsi="Trebuchet MS"/>
          <w:sz w:val="26"/>
          <w:szCs w:val="26"/>
        </w:rPr>
        <w:t xml:space="preserve"> and join discussions</w:t>
      </w:r>
      <w:r w:rsidRPr="008666E6">
        <w:rPr>
          <w:rFonts w:ascii="Trebuchet MS" w:hAnsi="Trebuchet MS"/>
          <w:sz w:val="26"/>
          <w:szCs w:val="26"/>
        </w:rPr>
        <w:t>.</w:t>
      </w:r>
    </w:p>
    <w:p w14:paraId="3DE28B72" w14:textId="34CCD7B8" w:rsidR="000D4365" w:rsidRPr="000D4365" w:rsidRDefault="000D4365" w:rsidP="006D14B7">
      <w:pPr>
        <w:spacing w:before="100" w:beforeAutospacing="1" w:after="100" w:afterAutospacing="1"/>
        <w:ind w:left="720"/>
        <w:rPr>
          <w:rFonts w:ascii="Trebuchet MS" w:hAnsi="Trebuchet MS"/>
        </w:rPr>
      </w:pPr>
      <w:r w:rsidRPr="000D4365">
        <w:rPr>
          <w:rFonts w:ascii="Trebuchet MS" w:hAnsi="Trebuchet MS"/>
          <w:noProof/>
          <w:lang w:val="en-CA" w:eastAsia="zh-TW"/>
        </w:rPr>
        <w:drawing>
          <wp:inline distT="0" distB="0" distL="0" distR="0" wp14:anchorId="7705F430" wp14:editId="61F95208">
            <wp:extent cx="2231390" cy="1492250"/>
            <wp:effectExtent l="0" t="0" r="0" b="0"/>
            <wp:docPr id="5" name="Picture 5" descr="V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o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31390" cy="1492250"/>
                    </a:xfrm>
                    <a:prstGeom prst="rect">
                      <a:avLst/>
                    </a:prstGeom>
                    <a:noFill/>
                    <a:ln>
                      <a:noFill/>
                    </a:ln>
                  </pic:spPr>
                </pic:pic>
              </a:graphicData>
            </a:graphic>
          </wp:inline>
        </w:drawing>
      </w:r>
    </w:p>
    <w:p w14:paraId="370C5B86" w14:textId="0C6D5077" w:rsidR="000D4365" w:rsidRPr="000D4365" w:rsidRDefault="000D4365" w:rsidP="000D4365">
      <w:pPr>
        <w:pStyle w:val="Heading2"/>
        <w:ind w:left="720"/>
        <w:rPr>
          <w:rFonts w:ascii="Trebuchet MS" w:hAnsi="Trebuchet MS"/>
        </w:rPr>
      </w:pPr>
      <w:r w:rsidRPr="000D4365">
        <w:rPr>
          <w:rFonts w:ascii="Trebuchet MS" w:hAnsi="Trebuchet MS"/>
        </w:rPr>
        <w:t>Vote</w:t>
      </w:r>
    </w:p>
    <w:p w14:paraId="701FE59D" w14:textId="77777777" w:rsidR="000D4365" w:rsidRPr="008666E6" w:rsidRDefault="000D4365" w:rsidP="000D4365">
      <w:pPr>
        <w:pStyle w:val="NormalWeb"/>
        <w:ind w:left="720"/>
        <w:rPr>
          <w:rFonts w:ascii="Trebuchet MS" w:hAnsi="Trebuchet MS"/>
          <w:sz w:val="26"/>
          <w:szCs w:val="26"/>
        </w:rPr>
      </w:pPr>
      <w:r w:rsidRPr="008666E6">
        <w:rPr>
          <w:rFonts w:ascii="Trebuchet MS" w:hAnsi="Trebuchet MS"/>
          <w:sz w:val="26"/>
          <w:szCs w:val="26"/>
        </w:rPr>
        <w:t>Vote on ideas that matter to you.</w:t>
      </w:r>
    </w:p>
    <w:p w14:paraId="12B8B23F" w14:textId="1106D0AC" w:rsidR="000D4365" w:rsidRPr="000D4365" w:rsidRDefault="000D4365" w:rsidP="006D14B7">
      <w:pPr>
        <w:spacing w:before="100" w:beforeAutospacing="1" w:after="100" w:afterAutospacing="1"/>
        <w:ind w:left="720"/>
        <w:rPr>
          <w:rFonts w:ascii="Trebuchet MS" w:hAnsi="Trebuchet MS"/>
        </w:rPr>
      </w:pPr>
      <w:r w:rsidRPr="000D4365">
        <w:rPr>
          <w:rFonts w:ascii="Trebuchet MS" w:hAnsi="Trebuchet MS"/>
          <w:noProof/>
          <w:lang w:val="en-CA" w:eastAsia="zh-TW"/>
        </w:rPr>
        <w:drawing>
          <wp:inline distT="0" distB="0" distL="0" distR="0" wp14:anchorId="3A75C767" wp14:editId="4C5FC49E">
            <wp:extent cx="2231390" cy="1492250"/>
            <wp:effectExtent l="0" t="0" r="0" b="0"/>
            <wp:docPr id="4" name="Picture 4" descr="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31390" cy="1492250"/>
                    </a:xfrm>
                    <a:prstGeom prst="rect">
                      <a:avLst/>
                    </a:prstGeom>
                    <a:noFill/>
                    <a:ln>
                      <a:noFill/>
                    </a:ln>
                  </pic:spPr>
                </pic:pic>
              </a:graphicData>
            </a:graphic>
          </wp:inline>
        </w:drawing>
      </w:r>
    </w:p>
    <w:p w14:paraId="529AD841" w14:textId="77777777" w:rsidR="000D4365" w:rsidRPr="000D4365" w:rsidRDefault="000D4365" w:rsidP="000D4365">
      <w:pPr>
        <w:pStyle w:val="Heading2"/>
        <w:ind w:left="720"/>
        <w:rPr>
          <w:rFonts w:ascii="Trebuchet MS" w:hAnsi="Trebuchet MS"/>
        </w:rPr>
      </w:pPr>
      <w:r w:rsidRPr="000D4365">
        <w:rPr>
          <w:rFonts w:ascii="Trebuchet MS" w:hAnsi="Trebuchet MS"/>
        </w:rPr>
        <w:lastRenderedPageBreak/>
        <w:t>Comment</w:t>
      </w:r>
    </w:p>
    <w:p w14:paraId="19670663" w14:textId="709A9973" w:rsidR="000D4365" w:rsidRDefault="006D14B7" w:rsidP="000D4365">
      <w:pPr>
        <w:pStyle w:val="NormalWeb"/>
        <w:ind w:left="720"/>
        <w:rPr>
          <w:rFonts w:ascii="Trebuchet MS" w:hAnsi="Trebuchet MS"/>
          <w:sz w:val="26"/>
          <w:szCs w:val="26"/>
        </w:rPr>
      </w:pPr>
      <w:r w:rsidRPr="008666E6">
        <w:rPr>
          <w:rFonts w:ascii="Trebuchet MS" w:hAnsi="Trebuchet MS"/>
          <w:sz w:val="26"/>
          <w:szCs w:val="26"/>
        </w:rPr>
        <w:t>Weigh-in on other member</w:t>
      </w:r>
      <w:r w:rsidR="00255FC4">
        <w:rPr>
          <w:rFonts w:ascii="Trebuchet MS" w:hAnsi="Trebuchet MS"/>
          <w:sz w:val="26"/>
          <w:szCs w:val="26"/>
        </w:rPr>
        <w:t>s’</w:t>
      </w:r>
      <w:r w:rsidRPr="008666E6">
        <w:rPr>
          <w:rFonts w:ascii="Trebuchet MS" w:hAnsi="Trebuchet MS"/>
          <w:sz w:val="26"/>
          <w:szCs w:val="26"/>
        </w:rPr>
        <w:t xml:space="preserve"> ideas</w:t>
      </w:r>
      <w:r w:rsidR="000D4365" w:rsidRPr="008666E6">
        <w:rPr>
          <w:rFonts w:ascii="Trebuchet MS" w:hAnsi="Trebuchet MS"/>
          <w:sz w:val="26"/>
          <w:szCs w:val="26"/>
        </w:rPr>
        <w:t>.</w:t>
      </w:r>
    </w:p>
    <w:p w14:paraId="630B1249" w14:textId="680FECEE" w:rsidR="00255FC4" w:rsidRPr="000D4365" w:rsidRDefault="00255FC4" w:rsidP="00255FC4">
      <w:pPr>
        <w:pStyle w:val="Heading2"/>
        <w:ind w:left="720"/>
        <w:rPr>
          <w:rFonts w:ascii="Trebuchet MS" w:hAnsi="Trebuchet MS"/>
        </w:rPr>
      </w:pPr>
      <w:r>
        <w:rPr>
          <w:rFonts w:ascii="Trebuchet MS" w:hAnsi="Trebuchet MS"/>
        </w:rPr>
        <w:t>Get Recognized</w:t>
      </w:r>
    </w:p>
    <w:p w14:paraId="48B6C5A1" w14:textId="723557D2" w:rsidR="00255FC4" w:rsidRDefault="00255FC4" w:rsidP="00255FC4">
      <w:pPr>
        <w:widowControl w:val="0"/>
        <w:autoSpaceDE w:val="0"/>
        <w:autoSpaceDN w:val="0"/>
        <w:adjustRightInd w:val="0"/>
        <w:spacing w:after="260"/>
        <w:ind w:left="720"/>
        <w:rPr>
          <w:rFonts w:ascii="Trebuchet MS" w:hAnsi="Trebuchet MS" w:cs="Trebuchet MS"/>
          <w:sz w:val="26"/>
          <w:szCs w:val="26"/>
        </w:rPr>
      </w:pPr>
      <w:r>
        <w:rPr>
          <w:rFonts w:ascii="Trebuchet MS" w:hAnsi="Trebuchet MS" w:cs="Trebuchet MS"/>
          <w:sz w:val="26"/>
          <w:szCs w:val="26"/>
        </w:rPr>
        <w:t xml:space="preserve">Participating earns you </w:t>
      </w:r>
      <w:r w:rsidR="00BE1A78">
        <w:rPr>
          <w:rFonts w:ascii="Trebuchet MS" w:hAnsi="Trebuchet MS" w:cs="Trebuchet MS"/>
          <w:sz w:val="26"/>
          <w:szCs w:val="26"/>
        </w:rPr>
        <w:t xml:space="preserve">entries into </w:t>
      </w:r>
      <w:del w:id="0" w:author="Brooke" w:date="2012-08-29T09:07:00Z">
        <w:r w:rsidR="00BE1A78" w:rsidDel="005557A5">
          <w:rPr>
            <w:rFonts w:ascii="Trebuchet MS" w:hAnsi="Trebuchet MS" w:cs="Trebuchet MS"/>
            <w:sz w:val="26"/>
            <w:szCs w:val="26"/>
          </w:rPr>
          <w:delText xml:space="preserve">weekly and </w:delText>
        </w:r>
      </w:del>
      <w:r w:rsidR="00BE1A78">
        <w:rPr>
          <w:rFonts w:ascii="Trebuchet MS" w:hAnsi="Trebuchet MS" w:cs="Trebuchet MS"/>
          <w:sz w:val="26"/>
          <w:szCs w:val="26"/>
        </w:rPr>
        <w:t>grand prize draws</w:t>
      </w:r>
      <w:r>
        <w:rPr>
          <w:rFonts w:ascii="Trebuchet MS" w:hAnsi="Trebuchet MS" w:cs="Trebuchet MS"/>
          <w:sz w:val="26"/>
          <w:szCs w:val="26"/>
        </w:rPr>
        <w:t>!</w:t>
      </w:r>
      <w:r w:rsidR="00001C0D">
        <w:rPr>
          <w:rFonts w:ascii="Trebuchet MS" w:hAnsi="Trebuchet MS" w:cs="Trebuchet MS"/>
          <w:sz w:val="26"/>
          <w:szCs w:val="26"/>
        </w:rPr>
        <w:t xml:space="preserve"> Learn more about </w:t>
      </w:r>
      <w:r w:rsidR="00001C0D" w:rsidRPr="00001C0D">
        <w:rPr>
          <w:rFonts w:ascii="Trebuchet MS" w:hAnsi="Trebuchet MS" w:cs="Trebuchet MS"/>
          <w:sz w:val="26"/>
          <w:szCs w:val="26"/>
          <w:u w:val="single"/>
        </w:rPr>
        <w:t>Rewards</w:t>
      </w:r>
      <w:r w:rsidR="00001C0D">
        <w:rPr>
          <w:rFonts w:ascii="Trebuchet MS" w:hAnsi="Trebuchet MS" w:cs="Trebuchet MS"/>
          <w:sz w:val="26"/>
          <w:szCs w:val="26"/>
        </w:rPr>
        <w:t>.</w:t>
      </w:r>
    </w:p>
    <w:p w14:paraId="3A6937AC" w14:textId="77777777" w:rsidR="008E7A90" w:rsidRPr="008E7A90" w:rsidRDefault="008E7A90" w:rsidP="008E7A90">
      <w:pPr>
        <w:widowControl w:val="0"/>
        <w:autoSpaceDE w:val="0"/>
        <w:autoSpaceDN w:val="0"/>
        <w:adjustRightInd w:val="0"/>
        <w:spacing w:after="320"/>
        <w:rPr>
          <w:rFonts w:ascii="Trebuchet MS" w:hAnsi="Trebuchet MS" w:cs="Trebuchet MS"/>
          <w:b/>
          <w:bCs/>
          <w:color w:val="1A1A1A"/>
          <w:sz w:val="40"/>
          <w:szCs w:val="40"/>
        </w:rPr>
      </w:pPr>
      <w:r w:rsidRPr="008E7A90">
        <w:rPr>
          <w:rFonts w:ascii="Trebuchet MS" w:hAnsi="Trebuchet MS" w:cs="Trebuchet MS"/>
          <w:b/>
          <w:bCs/>
          <w:color w:val="1A1A1A"/>
          <w:sz w:val="40"/>
          <w:szCs w:val="40"/>
        </w:rPr>
        <w:t>Need More Information?</w:t>
      </w:r>
    </w:p>
    <w:p w14:paraId="79CB8C18" w14:textId="08365735" w:rsidR="00F84969" w:rsidRPr="00227DA2" w:rsidRDefault="00F84969" w:rsidP="00F84969">
      <w:pPr>
        <w:widowControl w:val="0"/>
        <w:autoSpaceDE w:val="0"/>
        <w:autoSpaceDN w:val="0"/>
        <w:adjustRightInd w:val="0"/>
        <w:spacing w:after="340"/>
        <w:rPr>
          <w:rFonts w:ascii="Trebuchet MS" w:hAnsi="Trebuchet MS" w:cs="Trebuchet MS"/>
          <w:bCs/>
          <w:color w:val="262626"/>
          <w:sz w:val="26"/>
          <w:szCs w:val="26"/>
        </w:rPr>
      </w:pPr>
      <w:r w:rsidRPr="00227DA2">
        <w:rPr>
          <w:rFonts w:ascii="Trebuchet MS" w:hAnsi="Trebuchet MS" w:cs="Trebuchet MS"/>
          <w:bCs/>
          <w:color w:val="262626"/>
          <w:sz w:val="26"/>
          <w:szCs w:val="26"/>
        </w:rPr>
        <w:t xml:space="preserve">Our </w:t>
      </w:r>
      <w:r>
        <w:rPr>
          <w:rFonts w:ascii="Trebuchet MS" w:hAnsi="Trebuchet MS" w:cs="Trebuchet MS"/>
          <w:bCs/>
          <w:color w:val="262626"/>
          <w:sz w:val="26"/>
          <w:szCs w:val="26"/>
          <w:u w:val="single"/>
        </w:rPr>
        <w:t>Help</w:t>
      </w:r>
      <w:r w:rsidRPr="00227DA2">
        <w:rPr>
          <w:rFonts w:ascii="Trebuchet MS" w:hAnsi="Trebuchet MS" w:cs="Trebuchet MS"/>
          <w:bCs/>
          <w:color w:val="262626"/>
          <w:sz w:val="26"/>
          <w:szCs w:val="26"/>
        </w:rPr>
        <w:t xml:space="preserve"> page contains frequently asked questions and contact information. </w:t>
      </w:r>
      <w:r w:rsidRPr="00F84969">
        <w:rPr>
          <w:rFonts w:ascii="Trebuchet MS" w:hAnsi="Trebuchet MS" w:cs="Trebuchet MS"/>
          <w:bCs/>
          <w:color w:val="262626"/>
          <w:sz w:val="26"/>
          <w:szCs w:val="26"/>
          <w:u w:val="single"/>
        </w:rPr>
        <w:t xml:space="preserve">View </w:t>
      </w:r>
      <w:r>
        <w:rPr>
          <w:rFonts w:ascii="Trebuchet MS" w:hAnsi="Trebuchet MS" w:cs="Trebuchet MS"/>
          <w:bCs/>
          <w:color w:val="262626"/>
          <w:sz w:val="26"/>
          <w:szCs w:val="26"/>
          <w:u w:val="single"/>
        </w:rPr>
        <w:t xml:space="preserve">Help </w:t>
      </w:r>
      <w:r w:rsidRPr="00F84969">
        <w:rPr>
          <w:rFonts w:ascii="Trebuchet MS" w:hAnsi="Trebuchet MS" w:cs="Trebuchet MS"/>
          <w:bCs/>
          <w:color w:val="262626"/>
          <w:sz w:val="26"/>
          <w:szCs w:val="26"/>
          <w:u w:val="single"/>
        </w:rPr>
        <w:t>section</w:t>
      </w:r>
      <w:r>
        <w:rPr>
          <w:rFonts w:ascii="Trebuchet MS" w:hAnsi="Trebuchet MS" w:cs="Trebuchet MS"/>
          <w:bCs/>
          <w:color w:val="262626"/>
          <w:sz w:val="26"/>
          <w:szCs w:val="26"/>
        </w:rPr>
        <w:t>.</w:t>
      </w:r>
    </w:p>
    <w:p w14:paraId="4279FD6E" w14:textId="77777777" w:rsidR="00F84969" w:rsidRDefault="00F84969">
      <w:pPr>
        <w:rPr>
          <w:rFonts w:ascii="Trebuchet MS" w:hAnsi="Trebuchet MS" w:cs="Trebuchet MS"/>
          <w:b/>
          <w:bCs/>
          <w:color w:val="262626"/>
          <w:sz w:val="52"/>
          <w:szCs w:val="52"/>
        </w:rPr>
      </w:pPr>
      <w:r>
        <w:rPr>
          <w:rFonts w:ascii="Trebuchet MS" w:hAnsi="Trebuchet MS" w:cs="Trebuchet MS"/>
          <w:b/>
          <w:bCs/>
          <w:color w:val="262626"/>
          <w:sz w:val="52"/>
          <w:szCs w:val="52"/>
        </w:rPr>
        <w:br w:type="page"/>
      </w:r>
    </w:p>
    <w:p w14:paraId="7FB9B2AF" w14:textId="24F31653" w:rsidR="00BE1A78" w:rsidRPr="008E7A90" w:rsidRDefault="00BE1A78" w:rsidP="00BE1A78">
      <w:pPr>
        <w:widowControl w:val="0"/>
        <w:autoSpaceDE w:val="0"/>
        <w:autoSpaceDN w:val="0"/>
        <w:adjustRightInd w:val="0"/>
        <w:spacing w:after="340"/>
        <w:rPr>
          <w:rFonts w:ascii="Trebuchet MS" w:hAnsi="Trebuchet MS" w:cs="Trebuchet MS"/>
          <w:b/>
          <w:bCs/>
          <w:color w:val="262626"/>
          <w:sz w:val="52"/>
          <w:szCs w:val="52"/>
        </w:rPr>
      </w:pPr>
      <w:r>
        <w:rPr>
          <w:rFonts w:ascii="Trebuchet MS" w:hAnsi="Trebuchet MS" w:cs="Trebuchet MS"/>
          <w:b/>
          <w:bCs/>
          <w:color w:val="262626"/>
          <w:sz w:val="52"/>
          <w:szCs w:val="52"/>
        </w:rPr>
        <w:lastRenderedPageBreak/>
        <w:t>Rewards</w:t>
      </w:r>
      <w:r w:rsidR="00F84969">
        <w:rPr>
          <w:rFonts w:ascii="Trebuchet MS" w:hAnsi="Trebuchet MS" w:cs="Trebuchet MS"/>
          <w:b/>
          <w:bCs/>
          <w:color w:val="262626"/>
          <w:sz w:val="52"/>
          <w:szCs w:val="52"/>
        </w:rPr>
        <w:t xml:space="preserve"> </w:t>
      </w:r>
      <w:r w:rsidR="00F84969">
        <w:rPr>
          <w:rFonts w:ascii="Trebuchet MS" w:hAnsi="Trebuchet MS" w:cs="Trebuchet MS"/>
          <w:i/>
          <w:color w:val="D9D9D9" w:themeColor="background1" w:themeShade="D9"/>
          <w:sz w:val="26"/>
          <w:szCs w:val="26"/>
        </w:rPr>
        <w:t xml:space="preserve">(available only when logged in) </w:t>
      </w:r>
    </w:p>
    <w:p w14:paraId="36187433" w14:textId="459E691E" w:rsidR="00001C0D" w:rsidRPr="00001C0D" w:rsidRDefault="00001C0D" w:rsidP="00001C0D">
      <w:pPr>
        <w:widowControl w:val="0"/>
        <w:autoSpaceDE w:val="0"/>
        <w:autoSpaceDN w:val="0"/>
        <w:adjustRightInd w:val="0"/>
        <w:spacing w:after="260"/>
        <w:rPr>
          <w:rFonts w:ascii="Trebuchet MS" w:hAnsi="Trebuchet MS" w:cs="Trebuchet MS"/>
          <w:b/>
          <w:sz w:val="26"/>
          <w:szCs w:val="26"/>
        </w:rPr>
      </w:pPr>
      <w:r w:rsidRPr="00001C0D">
        <w:rPr>
          <w:rFonts w:ascii="Trebuchet MS" w:hAnsi="Trebuchet MS" w:cs="Trebuchet MS"/>
          <w:b/>
          <w:sz w:val="26"/>
          <w:szCs w:val="26"/>
        </w:rPr>
        <w:t xml:space="preserve">We'll make it worth your while – </w:t>
      </w:r>
      <w:del w:id="1" w:author="Brooke" w:date="2012-08-29T09:14:00Z">
        <w:r w:rsidRPr="00001C0D" w:rsidDel="005557A5">
          <w:rPr>
            <w:rFonts w:ascii="Trebuchet MS" w:hAnsi="Trebuchet MS" w:cs="Trebuchet MS"/>
            <w:b/>
            <w:sz w:val="26"/>
            <w:szCs w:val="26"/>
          </w:rPr>
          <w:delText>Receive Fantastic Rewards</w:delText>
        </w:r>
      </w:del>
      <w:ins w:id="2" w:author="Brooke" w:date="2012-08-29T09:14:00Z">
        <w:r w:rsidR="005557A5">
          <w:rPr>
            <w:rFonts w:ascii="Trebuchet MS" w:hAnsi="Trebuchet MS" w:cs="Trebuchet MS"/>
            <w:b/>
            <w:sz w:val="26"/>
            <w:szCs w:val="26"/>
          </w:rPr>
          <w:t xml:space="preserve">Win an </w:t>
        </w:r>
        <w:proofErr w:type="spellStart"/>
        <w:r w:rsidR="005557A5">
          <w:rPr>
            <w:rFonts w:ascii="Trebuchet MS" w:hAnsi="Trebuchet MS" w:cs="Trebuchet MS"/>
            <w:b/>
            <w:sz w:val="26"/>
            <w:szCs w:val="26"/>
          </w:rPr>
          <w:t>iPad</w:t>
        </w:r>
        <w:proofErr w:type="spellEnd"/>
        <w:r w:rsidR="005557A5">
          <w:rPr>
            <w:rFonts w:ascii="Trebuchet MS" w:hAnsi="Trebuchet MS" w:cs="Trebuchet MS"/>
            <w:b/>
            <w:sz w:val="26"/>
            <w:szCs w:val="26"/>
          </w:rPr>
          <w:t xml:space="preserve"> or a tablet!</w:t>
        </w:r>
      </w:ins>
    </w:p>
    <w:p w14:paraId="0BA82966" w14:textId="55858962" w:rsidR="00001C0D" w:rsidRPr="00001C0D" w:rsidRDefault="00001C0D" w:rsidP="00001C0D">
      <w:pPr>
        <w:widowControl w:val="0"/>
        <w:autoSpaceDE w:val="0"/>
        <w:autoSpaceDN w:val="0"/>
        <w:adjustRightInd w:val="0"/>
        <w:spacing w:after="260"/>
        <w:rPr>
          <w:rFonts w:ascii="Trebuchet MS" w:hAnsi="Trebuchet MS" w:cs="Trebuchet MS"/>
          <w:sz w:val="26"/>
          <w:szCs w:val="26"/>
        </w:rPr>
      </w:pPr>
      <w:r w:rsidRPr="00001C0D">
        <w:rPr>
          <w:rFonts w:ascii="Trebuchet MS" w:hAnsi="Trebuchet MS" w:cs="Trebuchet MS"/>
          <w:sz w:val="26"/>
          <w:szCs w:val="26"/>
        </w:rPr>
        <w:t xml:space="preserve">Everyone who participates </w:t>
      </w:r>
      <w:r w:rsidR="00877077">
        <w:rPr>
          <w:rFonts w:ascii="Trebuchet MS" w:hAnsi="Trebuchet MS" w:cs="Trebuchet MS"/>
          <w:sz w:val="26"/>
          <w:szCs w:val="26"/>
        </w:rPr>
        <w:t>is eligible for</w:t>
      </w:r>
      <w:r w:rsidRPr="00001C0D">
        <w:rPr>
          <w:rFonts w:ascii="Trebuchet MS" w:hAnsi="Trebuchet MS" w:cs="Trebuchet MS"/>
          <w:sz w:val="26"/>
          <w:szCs w:val="26"/>
        </w:rPr>
        <w:t xml:space="preserve"> a chance to win fantastic prizes. The more involved you are the more chances you have to win!</w:t>
      </w:r>
    </w:p>
    <w:p w14:paraId="4D48DC23" w14:textId="0E2226D5" w:rsidR="00001C0D" w:rsidRPr="00001C0D" w:rsidRDefault="00E03CA6" w:rsidP="00001C0D">
      <w:pPr>
        <w:widowControl w:val="0"/>
        <w:autoSpaceDE w:val="0"/>
        <w:autoSpaceDN w:val="0"/>
        <w:adjustRightInd w:val="0"/>
        <w:spacing w:after="260"/>
        <w:rPr>
          <w:rFonts w:ascii="Trebuchet MS" w:hAnsi="Trebuchet MS" w:cs="Trebuchet MS"/>
          <w:b/>
          <w:sz w:val="26"/>
          <w:szCs w:val="26"/>
        </w:rPr>
      </w:pPr>
      <w:r>
        <w:rPr>
          <w:rFonts w:ascii="Trebuchet MS" w:hAnsi="Trebuchet MS" w:cs="Trebuchet MS"/>
          <w:b/>
          <w:sz w:val="26"/>
          <w:szCs w:val="26"/>
        </w:rPr>
        <w:t>Reward Structure</w:t>
      </w:r>
    </w:p>
    <w:p w14:paraId="3EEB1242" w14:textId="77777777" w:rsidR="00C3128A" w:rsidRDefault="00E03CA6" w:rsidP="00001C0D">
      <w:pPr>
        <w:widowControl w:val="0"/>
        <w:autoSpaceDE w:val="0"/>
        <w:autoSpaceDN w:val="0"/>
        <w:adjustRightInd w:val="0"/>
        <w:spacing w:after="260"/>
        <w:rPr>
          <w:ins w:id="3" w:author="Brooke" w:date="2012-08-29T09:19:00Z"/>
          <w:rFonts w:ascii="Trebuchet MS" w:hAnsi="Trebuchet MS" w:cs="Trebuchet MS"/>
          <w:sz w:val="26"/>
          <w:szCs w:val="26"/>
        </w:rPr>
      </w:pPr>
      <w:r w:rsidRPr="00E03CA6">
        <w:rPr>
          <w:rFonts w:ascii="Trebuchet MS" w:hAnsi="Trebuchet MS" w:cs="Trebuchet MS"/>
          <w:sz w:val="26"/>
          <w:szCs w:val="26"/>
        </w:rPr>
        <w:t xml:space="preserve">The more you join in discussions and participate in the community, the more </w:t>
      </w:r>
      <w:del w:id="4" w:author="Brooke" w:date="2012-08-29T09:14:00Z">
        <w:r w:rsidRPr="00E03CA6" w:rsidDel="005557A5">
          <w:rPr>
            <w:rFonts w:ascii="Trebuchet MS" w:hAnsi="Trebuchet MS" w:cs="Trebuchet MS"/>
            <w:sz w:val="26"/>
            <w:szCs w:val="26"/>
          </w:rPr>
          <w:delText xml:space="preserve">points </w:delText>
        </w:r>
      </w:del>
      <w:ins w:id="5" w:author="Brooke" w:date="2012-08-29T09:14:00Z">
        <w:r w:rsidR="005557A5">
          <w:rPr>
            <w:rFonts w:ascii="Trebuchet MS" w:hAnsi="Trebuchet MS" w:cs="Trebuchet MS"/>
            <w:sz w:val="26"/>
            <w:szCs w:val="26"/>
          </w:rPr>
          <w:t xml:space="preserve">entries </w:t>
        </w:r>
      </w:ins>
      <w:r w:rsidRPr="00E03CA6">
        <w:rPr>
          <w:rFonts w:ascii="Trebuchet MS" w:hAnsi="Trebuchet MS" w:cs="Trebuchet MS"/>
          <w:sz w:val="26"/>
          <w:szCs w:val="26"/>
        </w:rPr>
        <w:t xml:space="preserve">you'll receive. </w:t>
      </w:r>
      <w:del w:id="6" w:author="Brooke" w:date="2012-08-29T09:14:00Z">
        <w:r w:rsidRPr="00E03CA6" w:rsidDel="005557A5">
          <w:rPr>
            <w:rFonts w:ascii="Trebuchet MS" w:hAnsi="Trebuchet MS" w:cs="Trebuchet MS"/>
            <w:sz w:val="26"/>
            <w:szCs w:val="26"/>
          </w:rPr>
          <w:delText xml:space="preserve">The more points you earn, the greater the reward. </w:delText>
        </w:r>
      </w:del>
      <w:r w:rsidRPr="00E03CA6">
        <w:rPr>
          <w:rFonts w:ascii="Trebuchet MS" w:hAnsi="Trebuchet MS" w:cs="Trebuchet MS"/>
          <w:sz w:val="26"/>
          <w:szCs w:val="26"/>
        </w:rPr>
        <w:t xml:space="preserve">Over the next </w:t>
      </w:r>
      <w:del w:id="7" w:author="Brooke" w:date="2012-08-29T09:16:00Z">
        <w:r w:rsidDel="005557A5">
          <w:rPr>
            <w:rFonts w:ascii="Trebuchet MS" w:hAnsi="Trebuchet MS" w:cs="Trebuchet MS"/>
            <w:sz w:val="26"/>
            <w:szCs w:val="26"/>
          </w:rPr>
          <w:delText>_</w:delText>
        </w:r>
        <w:r w:rsidRPr="00E03CA6" w:rsidDel="005557A5">
          <w:rPr>
            <w:rFonts w:ascii="Trebuchet MS" w:hAnsi="Trebuchet MS" w:cs="Trebuchet MS"/>
            <w:sz w:val="26"/>
            <w:szCs w:val="26"/>
          </w:rPr>
          <w:delText xml:space="preserve"> </w:delText>
        </w:r>
      </w:del>
      <w:ins w:id="8" w:author="Brooke" w:date="2012-08-29T09:16:00Z">
        <w:r w:rsidR="005557A5">
          <w:rPr>
            <w:rFonts w:ascii="Trebuchet MS" w:hAnsi="Trebuchet MS" w:cs="Trebuchet MS"/>
            <w:sz w:val="26"/>
            <w:szCs w:val="26"/>
          </w:rPr>
          <w:t xml:space="preserve">4 </w:t>
        </w:r>
      </w:ins>
      <w:r w:rsidRPr="00E03CA6">
        <w:rPr>
          <w:rFonts w:ascii="Trebuchet MS" w:hAnsi="Trebuchet MS" w:cs="Trebuchet MS"/>
          <w:sz w:val="26"/>
          <w:szCs w:val="26"/>
        </w:rPr>
        <w:t xml:space="preserve">weeks, there will be ample opportunity to participate to earn rewards. </w:t>
      </w:r>
    </w:p>
    <w:p w14:paraId="40C8A9FF" w14:textId="6D2E6897" w:rsidR="00C3128A" w:rsidRDefault="00C3128A" w:rsidP="00001C0D">
      <w:pPr>
        <w:widowControl w:val="0"/>
        <w:autoSpaceDE w:val="0"/>
        <w:autoSpaceDN w:val="0"/>
        <w:adjustRightInd w:val="0"/>
        <w:spacing w:after="260"/>
        <w:rPr>
          <w:ins w:id="9" w:author="Brooke" w:date="2012-08-29T09:19:00Z"/>
          <w:rFonts w:ascii="Trebuchet MS" w:hAnsi="Trebuchet MS" w:cs="Trebuchet MS"/>
          <w:b/>
          <w:sz w:val="26"/>
          <w:szCs w:val="26"/>
        </w:rPr>
      </w:pPr>
      <w:ins w:id="10" w:author="Brooke" w:date="2012-08-29T09:19:00Z">
        <w:r w:rsidRPr="00C3128A">
          <w:rPr>
            <w:rFonts w:ascii="Trebuchet MS" w:hAnsi="Trebuchet MS" w:cs="Trebuchet MS"/>
            <w:b/>
            <w:sz w:val="26"/>
            <w:szCs w:val="26"/>
            <w:rPrChange w:id="11" w:author="Brooke" w:date="2012-08-29T09:19:00Z">
              <w:rPr>
                <w:rFonts w:ascii="Trebuchet MS" w:hAnsi="Trebuchet MS" w:cs="Trebuchet MS"/>
                <w:sz w:val="26"/>
                <w:szCs w:val="26"/>
              </w:rPr>
            </w:rPrChange>
          </w:rPr>
          <w:t>Grand Prize Draw</w:t>
        </w:r>
      </w:ins>
    </w:p>
    <w:p w14:paraId="0942507A" w14:textId="77777777" w:rsidR="00C3128A" w:rsidRDefault="00C3128A" w:rsidP="00C3128A">
      <w:pPr>
        <w:widowControl w:val="0"/>
        <w:autoSpaceDE w:val="0"/>
        <w:autoSpaceDN w:val="0"/>
        <w:adjustRightInd w:val="0"/>
        <w:spacing w:after="260"/>
        <w:rPr>
          <w:rFonts w:ascii="Trebuchet MS" w:hAnsi="Trebuchet MS" w:cs="Trebuchet MS"/>
          <w:sz w:val="26"/>
          <w:szCs w:val="26"/>
        </w:rPr>
      </w:pPr>
      <w:moveToRangeStart w:id="12" w:author="Brooke" w:date="2012-08-29T09:19:00Z" w:name="move333995323"/>
      <w:moveTo w:id="13" w:author="Brooke" w:date="2012-08-29T09:19:00Z">
        <w:r w:rsidRPr="00E03CA6">
          <w:rPr>
            <w:rFonts w:ascii="Trebuchet MS" w:hAnsi="Trebuchet MS" w:cs="Trebuchet MS"/>
            <w:i/>
            <w:color w:val="D9D9D9" w:themeColor="background1" w:themeShade="D9"/>
            <w:sz w:val="26"/>
            <w:szCs w:val="26"/>
          </w:rPr>
          <w:t>(</w:t>
        </w:r>
        <w:proofErr w:type="gramStart"/>
        <w:r w:rsidRPr="00E03CA6">
          <w:rPr>
            <w:rFonts w:ascii="Trebuchet MS" w:hAnsi="Trebuchet MS" w:cs="Trebuchet MS"/>
            <w:i/>
            <w:color w:val="D9D9D9" w:themeColor="background1" w:themeShade="D9"/>
            <w:sz w:val="26"/>
            <w:szCs w:val="26"/>
          </w:rPr>
          <w:t>insert</w:t>
        </w:r>
        <w:proofErr w:type="gramEnd"/>
        <w:r w:rsidRPr="00E03CA6">
          <w:rPr>
            <w:rFonts w:ascii="Trebuchet MS" w:hAnsi="Trebuchet MS" w:cs="Trebuchet MS"/>
            <w:i/>
            <w:color w:val="D9D9D9" w:themeColor="background1" w:themeShade="D9"/>
            <w:sz w:val="26"/>
            <w:szCs w:val="26"/>
          </w:rPr>
          <w:t xml:space="preserve"> visual)</w:t>
        </w:r>
      </w:moveTo>
    </w:p>
    <w:moveToRangeEnd w:id="12"/>
    <w:p w14:paraId="7277AD9A" w14:textId="1B1D1962" w:rsidR="00C3128A" w:rsidRDefault="00C3128A" w:rsidP="00001C0D">
      <w:pPr>
        <w:widowControl w:val="0"/>
        <w:autoSpaceDE w:val="0"/>
        <w:autoSpaceDN w:val="0"/>
        <w:adjustRightInd w:val="0"/>
        <w:spacing w:after="260"/>
        <w:rPr>
          <w:ins w:id="14" w:author="Brooke" w:date="2012-08-29T09:17:00Z"/>
          <w:rFonts w:ascii="Trebuchet MS" w:hAnsi="Trebuchet MS" w:cs="Trebuchet MS"/>
          <w:sz w:val="26"/>
          <w:szCs w:val="26"/>
        </w:rPr>
      </w:pPr>
      <w:ins w:id="15" w:author="Brooke" w:date="2012-08-29T09:17:00Z">
        <w:r>
          <w:rPr>
            <w:rFonts w:ascii="Trebuchet MS" w:hAnsi="Trebuchet MS" w:cs="Trebuchet MS"/>
            <w:sz w:val="26"/>
            <w:szCs w:val="26"/>
          </w:rPr>
          <w:t>Here’s how you’ll earn entries</w:t>
        </w:r>
      </w:ins>
      <w:ins w:id="16" w:author="Brooke" w:date="2012-08-29T09:20:00Z">
        <w:r>
          <w:rPr>
            <w:rFonts w:ascii="Trebuchet MS" w:hAnsi="Trebuchet MS" w:cs="Trebuchet MS"/>
            <w:sz w:val="26"/>
            <w:szCs w:val="26"/>
          </w:rPr>
          <w:t xml:space="preserve"> into a draw for an </w:t>
        </w:r>
        <w:proofErr w:type="spellStart"/>
        <w:r>
          <w:rPr>
            <w:rFonts w:ascii="Trebuchet MS" w:hAnsi="Trebuchet MS" w:cs="Trebuchet MS"/>
            <w:sz w:val="26"/>
            <w:szCs w:val="26"/>
          </w:rPr>
          <w:t>iPad</w:t>
        </w:r>
        <w:proofErr w:type="spellEnd"/>
        <w:r>
          <w:rPr>
            <w:rFonts w:ascii="Trebuchet MS" w:hAnsi="Trebuchet MS" w:cs="Trebuchet MS"/>
            <w:sz w:val="26"/>
            <w:szCs w:val="26"/>
          </w:rPr>
          <w:t xml:space="preserve"> and a runner up draw for a tablet</w:t>
        </w:r>
      </w:ins>
      <w:ins w:id="17" w:author="Brooke" w:date="2012-08-29T09:17:00Z">
        <w:r>
          <w:rPr>
            <w:rFonts w:ascii="Trebuchet MS" w:hAnsi="Trebuchet MS" w:cs="Trebuchet MS"/>
            <w:sz w:val="26"/>
            <w:szCs w:val="26"/>
          </w:rPr>
          <w:t>:</w:t>
        </w:r>
      </w:ins>
    </w:p>
    <w:p w14:paraId="4DA7D3F9" w14:textId="77777777" w:rsidR="00C3128A" w:rsidRPr="00C3128A" w:rsidRDefault="00C3128A" w:rsidP="00C3128A">
      <w:pPr>
        <w:pStyle w:val="ListParagraph"/>
        <w:widowControl w:val="0"/>
        <w:numPr>
          <w:ilvl w:val="0"/>
          <w:numId w:val="5"/>
        </w:numPr>
        <w:autoSpaceDE w:val="0"/>
        <w:autoSpaceDN w:val="0"/>
        <w:adjustRightInd w:val="0"/>
        <w:spacing w:after="260"/>
        <w:rPr>
          <w:ins w:id="18" w:author="Brooke" w:date="2012-08-29T09:18:00Z"/>
          <w:rFonts w:ascii="Trebuchet MS" w:hAnsi="Trebuchet MS" w:cs="Trebuchet MS"/>
          <w:sz w:val="26"/>
          <w:szCs w:val="26"/>
          <w:rPrChange w:id="19" w:author="Brooke" w:date="2012-08-29T09:18:00Z">
            <w:rPr>
              <w:ins w:id="20" w:author="Brooke" w:date="2012-08-29T09:18:00Z"/>
            </w:rPr>
          </w:rPrChange>
        </w:rPr>
        <w:pPrChange w:id="21" w:author="Brooke" w:date="2012-08-29T09:18:00Z">
          <w:pPr>
            <w:widowControl w:val="0"/>
            <w:autoSpaceDE w:val="0"/>
            <w:autoSpaceDN w:val="0"/>
            <w:adjustRightInd w:val="0"/>
            <w:spacing w:after="260"/>
          </w:pPr>
        </w:pPrChange>
      </w:pPr>
      <w:ins w:id="22" w:author="Brooke" w:date="2012-08-29T09:18:00Z">
        <w:r w:rsidRPr="00C3128A">
          <w:rPr>
            <w:rFonts w:ascii="Trebuchet MS" w:hAnsi="Trebuchet MS" w:cs="Trebuchet MS"/>
            <w:sz w:val="26"/>
            <w:szCs w:val="26"/>
            <w:rPrChange w:id="23" w:author="Brooke" w:date="2012-08-29T09:18:00Z">
              <w:rPr/>
            </w:rPrChange>
          </w:rPr>
          <w:t>1 entry for signing up and completing the minimum level of participation in the first round of activities</w:t>
        </w:r>
      </w:ins>
    </w:p>
    <w:p w14:paraId="3A7BD2B8" w14:textId="7D3F2C36" w:rsidR="00C3128A" w:rsidRPr="00C3128A" w:rsidRDefault="00C3128A" w:rsidP="00C3128A">
      <w:pPr>
        <w:pStyle w:val="ListParagraph"/>
        <w:widowControl w:val="0"/>
        <w:numPr>
          <w:ilvl w:val="0"/>
          <w:numId w:val="5"/>
        </w:numPr>
        <w:autoSpaceDE w:val="0"/>
        <w:autoSpaceDN w:val="0"/>
        <w:adjustRightInd w:val="0"/>
        <w:spacing w:after="260"/>
        <w:rPr>
          <w:ins w:id="24" w:author="Brooke" w:date="2012-08-29T09:18:00Z"/>
          <w:rFonts w:ascii="Trebuchet MS" w:hAnsi="Trebuchet MS" w:cs="Trebuchet MS"/>
          <w:sz w:val="26"/>
          <w:szCs w:val="26"/>
          <w:rPrChange w:id="25" w:author="Brooke" w:date="2012-08-29T09:18:00Z">
            <w:rPr>
              <w:ins w:id="26" w:author="Brooke" w:date="2012-08-29T09:18:00Z"/>
            </w:rPr>
          </w:rPrChange>
        </w:rPr>
        <w:pPrChange w:id="27" w:author="Brooke" w:date="2012-08-29T09:18:00Z">
          <w:pPr>
            <w:widowControl w:val="0"/>
            <w:autoSpaceDE w:val="0"/>
            <w:autoSpaceDN w:val="0"/>
            <w:adjustRightInd w:val="0"/>
            <w:spacing w:after="260"/>
          </w:pPr>
        </w:pPrChange>
      </w:pPr>
      <w:ins w:id="28" w:author="Brooke" w:date="2012-08-29T09:18:00Z">
        <w:r w:rsidRPr="00C3128A">
          <w:rPr>
            <w:rFonts w:ascii="Trebuchet MS" w:hAnsi="Trebuchet MS" w:cs="Trebuchet MS"/>
            <w:sz w:val="26"/>
            <w:szCs w:val="26"/>
            <w:rPrChange w:id="29" w:author="Brooke" w:date="2012-08-29T09:18:00Z">
              <w:rPr/>
            </w:rPrChange>
          </w:rPr>
          <w:t xml:space="preserve">1 additional entry for </w:t>
        </w:r>
        <w:r>
          <w:rPr>
            <w:rFonts w:ascii="Trebuchet MS" w:hAnsi="Trebuchet MS" w:cs="Trebuchet MS"/>
            <w:sz w:val="26"/>
            <w:szCs w:val="26"/>
          </w:rPr>
          <w:t>completing</w:t>
        </w:r>
        <w:r w:rsidRPr="00C3128A">
          <w:rPr>
            <w:rFonts w:ascii="Trebuchet MS" w:hAnsi="Trebuchet MS" w:cs="Trebuchet MS"/>
            <w:sz w:val="26"/>
            <w:szCs w:val="26"/>
            <w:rPrChange w:id="30" w:author="Brooke" w:date="2012-08-29T09:18:00Z">
              <w:rPr/>
            </w:rPrChange>
          </w:rPr>
          <w:t xml:space="preserve"> a minimum level of participation in each of the remaining two rounds of activities</w:t>
        </w:r>
      </w:ins>
    </w:p>
    <w:p w14:paraId="3B4FBFD3" w14:textId="63159CDC" w:rsidR="00C3128A" w:rsidRPr="00C3128A" w:rsidRDefault="00C3128A" w:rsidP="00C3128A">
      <w:pPr>
        <w:pStyle w:val="ListParagraph"/>
        <w:widowControl w:val="0"/>
        <w:numPr>
          <w:ilvl w:val="0"/>
          <w:numId w:val="5"/>
        </w:numPr>
        <w:autoSpaceDE w:val="0"/>
        <w:autoSpaceDN w:val="0"/>
        <w:adjustRightInd w:val="0"/>
        <w:spacing w:after="260"/>
        <w:rPr>
          <w:ins w:id="31" w:author="Brooke" w:date="2012-08-29T09:18:00Z"/>
          <w:rFonts w:ascii="Trebuchet MS" w:hAnsi="Trebuchet MS" w:cs="Trebuchet MS"/>
          <w:sz w:val="26"/>
          <w:szCs w:val="26"/>
          <w:rPrChange w:id="32" w:author="Brooke" w:date="2012-08-29T09:18:00Z">
            <w:rPr>
              <w:ins w:id="33" w:author="Brooke" w:date="2012-08-29T09:18:00Z"/>
            </w:rPr>
          </w:rPrChange>
        </w:rPr>
        <w:pPrChange w:id="34" w:author="Brooke" w:date="2012-08-29T09:18:00Z">
          <w:pPr>
            <w:widowControl w:val="0"/>
            <w:autoSpaceDE w:val="0"/>
            <w:autoSpaceDN w:val="0"/>
            <w:adjustRightInd w:val="0"/>
            <w:spacing w:after="260"/>
          </w:pPr>
        </w:pPrChange>
      </w:pPr>
      <w:ins w:id="35" w:author="Brooke" w:date="2012-08-29T09:18:00Z">
        <w:r w:rsidRPr="00C3128A">
          <w:rPr>
            <w:rFonts w:ascii="Trebuchet MS" w:hAnsi="Trebuchet MS" w:cs="Trebuchet MS"/>
            <w:sz w:val="26"/>
            <w:szCs w:val="26"/>
            <w:rPrChange w:id="36" w:author="Brooke" w:date="2012-08-29T09:18:00Z">
              <w:rPr/>
            </w:rPrChange>
          </w:rPr>
          <w:t xml:space="preserve">1 additional entry for reaching 1,500 points and 1 more additional </w:t>
        </w:r>
        <w:r w:rsidRPr="00C3128A">
          <w:rPr>
            <w:rFonts w:ascii="Trebuchet MS" w:hAnsi="Trebuchet MS" w:cs="Trebuchet MS"/>
            <w:sz w:val="26"/>
            <w:szCs w:val="26"/>
          </w:rPr>
          <w:t>entry for reaching 3,000 points</w:t>
        </w:r>
      </w:ins>
    </w:p>
    <w:p w14:paraId="1DF3F782" w14:textId="46616A7E" w:rsidR="00C3128A" w:rsidRPr="00C3128A" w:rsidRDefault="00C3128A" w:rsidP="00C3128A">
      <w:pPr>
        <w:pStyle w:val="ListParagraph"/>
        <w:widowControl w:val="0"/>
        <w:numPr>
          <w:ilvl w:val="0"/>
          <w:numId w:val="5"/>
        </w:numPr>
        <w:autoSpaceDE w:val="0"/>
        <w:autoSpaceDN w:val="0"/>
        <w:adjustRightInd w:val="0"/>
        <w:spacing w:after="260"/>
        <w:rPr>
          <w:ins w:id="37" w:author="Brooke" w:date="2012-08-29T09:17:00Z"/>
          <w:rFonts w:ascii="Trebuchet MS" w:hAnsi="Trebuchet MS" w:cs="Trebuchet MS"/>
          <w:sz w:val="26"/>
          <w:szCs w:val="26"/>
          <w:rPrChange w:id="38" w:author="Brooke" w:date="2012-08-29T09:18:00Z">
            <w:rPr>
              <w:ins w:id="39" w:author="Brooke" w:date="2012-08-29T09:17:00Z"/>
            </w:rPr>
          </w:rPrChange>
        </w:rPr>
        <w:pPrChange w:id="40" w:author="Brooke" w:date="2012-08-29T09:18:00Z">
          <w:pPr>
            <w:widowControl w:val="0"/>
            <w:autoSpaceDE w:val="0"/>
            <w:autoSpaceDN w:val="0"/>
            <w:adjustRightInd w:val="0"/>
            <w:spacing w:after="260"/>
          </w:pPr>
        </w:pPrChange>
      </w:pPr>
      <w:ins w:id="41" w:author="Brooke" w:date="2012-08-29T09:18:00Z">
        <w:r w:rsidRPr="00C3128A">
          <w:rPr>
            <w:rFonts w:ascii="Trebuchet MS" w:hAnsi="Trebuchet MS" w:cs="Trebuchet MS"/>
            <w:sz w:val="26"/>
            <w:szCs w:val="26"/>
            <w:rPrChange w:id="42" w:author="Brooke" w:date="2012-08-29T09:18:00Z">
              <w:rPr/>
            </w:rPrChange>
          </w:rPr>
          <w:t>Each participant can earn up</w:t>
        </w:r>
        <w:r>
          <w:rPr>
            <w:rFonts w:ascii="Trebuchet MS" w:hAnsi="Trebuchet MS" w:cs="Trebuchet MS"/>
            <w:sz w:val="26"/>
            <w:szCs w:val="26"/>
            <w:rPrChange w:id="43" w:author="Brooke" w:date="2012-08-29T09:18:00Z">
              <w:rPr>
                <w:rFonts w:ascii="Trebuchet MS" w:hAnsi="Trebuchet MS" w:cs="Trebuchet MS"/>
                <w:sz w:val="26"/>
                <w:szCs w:val="26"/>
              </w:rPr>
            </w:rPrChange>
          </w:rPr>
          <w:t xml:space="preserve"> to 5 entries in total</w:t>
        </w:r>
      </w:ins>
    </w:p>
    <w:p w14:paraId="22A7748D" w14:textId="744BE0C8" w:rsidR="00E03CA6" w:rsidRDefault="00E03CA6" w:rsidP="00001C0D">
      <w:pPr>
        <w:widowControl w:val="0"/>
        <w:autoSpaceDE w:val="0"/>
        <w:autoSpaceDN w:val="0"/>
        <w:adjustRightInd w:val="0"/>
        <w:spacing w:after="260"/>
        <w:rPr>
          <w:ins w:id="44" w:author="Brooke" w:date="2012-08-29T09:20:00Z"/>
          <w:rFonts w:ascii="Trebuchet MS" w:hAnsi="Trebuchet MS" w:cs="Trebuchet MS"/>
          <w:sz w:val="26"/>
          <w:szCs w:val="26"/>
        </w:rPr>
      </w:pPr>
      <w:del w:id="45" w:author="Brooke" w:date="2012-08-29T09:17:00Z">
        <w:r w:rsidRPr="00E03CA6" w:rsidDel="00C3128A">
          <w:rPr>
            <w:rFonts w:ascii="Trebuchet MS" w:hAnsi="Trebuchet MS" w:cs="Trebuchet MS"/>
            <w:sz w:val="26"/>
            <w:szCs w:val="26"/>
          </w:rPr>
          <w:delText>Here is a breakdown of the rewards up for gra</w:delText>
        </w:r>
        <w:r w:rsidDel="00C3128A">
          <w:rPr>
            <w:rFonts w:ascii="Trebuchet MS" w:hAnsi="Trebuchet MS" w:cs="Trebuchet MS"/>
            <w:sz w:val="26"/>
            <w:szCs w:val="26"/>
          </w:rPr>
          <w:delText xml:space="preserve">bs for the top 25 participants: </w:delText>
        </w:r>
      </w:del>
    </w:p>
    <w:p w14:paraId="705AE78F" w14:textId="458BB149" w:rsidR="00C3128A" w:rsidRDefault="00C3128A" w:rsidP="00C3128A">
      <w:pPr>
        <w:widowControl w:val="0"/>
        <w:autoSpaceDE w:val="0"/>
        <w:autoSpaceDN w:val="0"/>
        <w:adjustRightInd w:val="0"/>
        <w:spacing w:after="260"/>
        <w:rPr>
          <w:ins w:id="46" w:author="Brooke" w:date="2012-08-29T09:20:00Z"/>
          <w:rFonts w:ascii="Trebuchet MS" w:hAnsi="Trebuchet MS" w:cs="Trebuchet MS"/>
          <w:b/>
          <w:sz w:val="26"/>
          <w:szCs w:val="26"/>
        </w:rPr>
      </w:pPr>
      <w:ins w:id="47" w:author="Brooke" w:date="2012-08-29T09:20:00Z">
        <w:r>
          <w:rPr>
            <w:rFonts w:ascii="Trebuchet MS" w:hAnsi="Trebuchet MS" w:cs="Trebuchet MS"/>
            <w:b/>
            <w:sz w:val="26"/>
            <w:szCs w:val="26"/>
          </w:rPr>
          <w:t>Top participation</w:t>
        </w:r>
      </w:ins>
    </w:p>
    <w:p w14:paraId="6A724CC9" w14:textId="77777777" w:rsidR="00C3128A" w:rsidRDefault="00C3128A" w:rsidP="00C3128A">
      <w:pPr>
        <w:widowControl w:val="0"/>
        <w:autoSpaceDE w:val="0"/>
        <w:autoSpaceDN w:val="0"/>
        <w:adjustRightInd w:val="0"/>
        <w:spacing w:after="260"/>
        <w:rPr>
          <w:ins w:id="48" w:author="Brooke" w:date="2012-08-29T09:20:00Z"/>
          <w:rFonts w:ascii="Trebuchet MS" w:hAnsi="Trebuchet MS" w:cs="Trebuchet MS"/>
          <w:sz w:val="26"/>
          <w:szCs w:val="26"/>
        </w:rPr>
      </w:pPr>
      <w:ins w:id="49" w:author="Brooke" w:date="2012-08-29T09:20:00Z">
        <w:r w:rsidRPr="00E03CA6">
          <w:rPr>
            <w:rFonts w:ascii="Trebuchet MS" w:hAnsi="Trebuchet MS" w:cs="Trebuchet MS"/>
            <w:i/>
            <w:color w:val="D9D9D9" w:themeColor="background1" w:themeShade="D9"/>
            <w:sz w:val="26"/>
            <w:szCs w:val="26"/>
          </w:rPr>
          <w:t>(</w:t>
        </w:r>
        <w:proofErr w:type="gramStart"/>
        <w:r w:rsidRPr="00E03CA6">
          <w:rPr>
            <w:rFonts w:ascii="Trebuchet MS" w:hAnsi="Trebuchet MS" w:cs="Trebuchet MS"/>
            <w:i/>
            <w:color w:val="D9D9D9" w:themeColor="background1" w:themeShade="D9"/>
            <w:sz w:val="26"/>
            <w:szCs w:val="26"/>
          </w:rPr>
          <w:t>insert</w:t>
        </w:r>
        <w:proofErr w:type="gramEnd"/>
        <w:r w:rsidRPr="00E03CA6">
          <w:rPr>
            <w:rFonts w:ascii="Trebuchet MS" w:hAnsi="Trebuchet MS" w:cs="Trebuchet MS"/>
            <w:i/>
            <w:color w:val="D9D9D9" w:themeColor="background1" w:themeShade="D9"/>
            <w:sz w:val="26"/>
            <w:szCs w:val="26"/>
          </w:rPr>
          <w:t xml:space="preserve"> visual)</w:t>
        </w:r>
      </w:ins>
    </w:p>
    <w:p w14:paraId="5EF822C6" w14:textId="68EE8160" w:rsidR="00C3128A" w:rsidRDefault="00C3128A" w:rsidP="00001C0D">
      <w:pPr>
        <w:widowControl w:val="0"/>
        <w:autoSpaceDE w:val="0"/>
        <w:autoSpaceDN w:val="0"/>
        <w:adjustRightInd w:val="0"/>
        <w:spacing w:after="260"/>
        <w:rPr>
          <w:ins w:id="50" w:author="Brooke" w:date="2012-08-29T09:21:00Z"/>
          <w:rFonts w:ascii="Trebuchet MS" w:hAnsi="Trebuchet MS" w:cs="Trebuchet MS"/>
          <w:sz w:val="26"/>
          <w:szCs w:val="26"/>
        </w:rPr>
      </w:pPr>
      <w:ins w:id="51" w:author="Brooke" w:date="2012-08-29T09:21:00Z">
        <w:r>
          <w:rPr>
            <w:rFonts w:ascii="Trebuchet MS" w:hAnsi="Trebuchet MS" w:cs="Trebuchet MS"/>
            <w:sz w:val="26"/>
            <w:szCs w:val="26"/>
          </w:rPr>
          <w:t xml:space="preserve">The top 2 participants (based on </w:t>
        </w:r>
        <w:r w:rsidRPr="00C3128A">
          <w:rPr>
            <w:rFonts w:ascii="Trebuchet MS" w:hAnsi="Trebuchet MS" w:cs="Trebuchet MS"/>
            <w:sz w:val="26"/>
            <w:szCs w:val="26"/>
            <w:u w:val="single"/>
            <w:rPrChange w:id="52" w:author="Brooke" w:date="2012-08-29T09:22:00Z">
              <w:rPr>
                <w:rFonts w:ascii="Trebuchet MS" w:hAnsi="Trebuchet MS" w:cs="Trebuchet MS"/>
                <w:sz w:val="26"/>
                <w:szCs w:val="26"/>
              </w:rPr>
            </w:rPrChange>
          </w:rPr>
          <w:t>points</w:t>
        </w:r>
      </w:ins>
      <w:ins w:id="53" w:author="Brooke" w:date="2012-08-29T09:22:00Z">
        <w:r>
          <w:rPr>
            <w:rFonts w:ascii="Trebuchet MS" w:hAnsi="Trebuchet MS" w:cs="Trebuchet MS"/>
            <w:sz w:val="26"/>
            <w:szCs w:val="26"/>
          </w:rPr>
          <w:t xml:space="preserve"> (link to </w:t>
        </w:r>
        <w:proofErr w:type="gramStart"/>
        <w:r>
          <w:rPr>
            <w:rFonts w:ascii="Trebuchet MS" w:hAnsi="Trebuchet MS" w:cs="Trebuchet MS"/>
            <w:sz w:val="26"/>
            <w:szCs w:val="26"/>
          </w:rPr>
          <w:t>points</w:t>
        </w:r>
        <w:proofErr w:type="gramEnd"/>
        <w:r>
          <w:rPr>
            <w:rFonts w:ascii="Trebuchet MS" w:hAnsi="Trebuchet MS" w:cs="Trebuchet MS"/>
            <w:sz w:val="26"/>
            <w:szCs w:val="26"/>
          </w:rPr>
          <w:t xml:space="preserve"> page)</w:t>
        </w:r>
      </w:ins>
      <w:ins w:id="54" w:author="Brooke" w:date="2012-08-29T09:21:00Z">
        <w:r>
          <w:rPr>
            <w:rFonts w:ascii="Trebuchet MS" w:hAnsi="Trebuchet MS" w:cs="Trebuchet MS"/>
            <w:sz w:val="26"/>
            <w:szCs w:val="26"/>
          </w:rPr>
          <w:t>) within the community will receive a tablet as recognition for their participation!</w:t>
        </w:r>
      </w:ins>
    </w:p>
    <w:p w14:paraId="63F11BD8" w14:textId="792693AC" w:rsidR="00C3128A" w:rsidRDefault="00C3128A" w:rsidP="00001C0D">
      <w:pPr>
        <w:widowControl w:val="0"/>
        <w:autoSpaceDE w:val="0"/>
        <w:autoSpaceDN w:val="0"/>
        <w:adjustRightInd w:val="0"/>
        <w:spacing w:after="260"/>
        <w:rPr>
          <w:rFonts w:ascii="Trebuchet MS" w:hAnsi="Trebuchet MS" w:cs="Trebuchet MS"/>
          <w:sz w:val="26"/>
          <w:szCs w:val="26"/>
        </w:rPr>
      </w:pPr>
      <w:ins w:id="55" w:author="Brooke" w:date="2012-08-29T09:21:00Z">
        <w:r>
          <w:rPr>
            <w:rFonts w:ascii="Trebuchet MS" w:hAnsi="Trebuchet MS" w:cs="Trebuchet MS"/>
            <w:sz w:val="26"/>
            <w:szCs w:val="26"/>
          </w:rPr>
          <w:t xml:space="preserve">Learn more about how you can earn </w:t>
        </w:r>
        <w:r w:rsidRPr="00C3128A">
          <w:rPr>
            <w:rFonts w:ascii="Trebuchet MS" w:hAnsi="Trebuchet MS" w:cs="Trebuchet MS"/>
            <w:sz w:val="26"/>
            <w:szCs w:val="26"/>
            <w:u w:val="single"/>
            <w:rPrChange w:id="56" w:author="Brooke" w:date="2012-08-29T09:22:00Z">
              <w:rPr>
                <w:rFonts w:ascii="Trebuchet MS" w:hAnsi="Trebuchet MS" w:cs="Trebuchet MS"/>
                <w:sz w:val="26"/>
                <w:szCs w:val="26"/>
              </w:rPr>
            </w:rPrChange>
          </w:rPr>
          <w:t>points</w:t>
        </w:r>
      </w:ins>
      <w:ins w:id="57" w:author="Brooke" w:date="2012-08-29T09:22:00Z">
        <w:r>
          <w:rPr>
            <w:rFonts w:ascii="Trebuchet MS" w:hAnsi="Trebuchet MS" w:cs="Trebuchet MS"/>
            <w:sz w:val="26"/>
            <w:szCs w:val="26"/>
          </w:rPr>
          <w:t xml:space="preserve"> </w:t>
        </w:r>
        <w:r>
          <w:rPr>
            <w:rFonts w:ascii="Trebuchet MS" w:hAnsi="Trebuchet MS" w:cs="Trebuchet MS"/>
            <w:sz w:val="26"/>
            <w:szCs w:val="26"/>
          </w:rPr>
          <w:t xml:space="preserve">(link to </w:t>
        </w:r>
        <w:proofErr w:type="gramStart"/>
        <w:r>
          <w:rPr>
            <w:rFonts w:ascii="Trebuchet MS" w:hAnsi="Trebuchet MS" w:cs="Trebuchet MS"/>
            <w:sz w:val="26"/>
            <w:szCs w:val="26"/>
          </w:rPr>
          <w:t>points</w:t>
        </w:r>
        <w:proofErr w:type="gramEnd"/>
        <w:r>
          <w:rPr>
            <w:rFonts w:ascii="Trebuchet MS" w:hAnsi="Trebuchet MS" w:cs="Trebuchet MS"/>
            <w:sz w:val="26"/>
            <w:szCs w:val="26"/>
          </w:rPr>
          <w:t xml:space="preserve"> page)</w:t>
        </w:r>
      </w:ins>
      <w:ins w:id="58" w:author="Brooke" w:date="2012-08-29T09:21:00Z">
        <w:r>
          <w:rPr>
            <w:rFonts w:ascii="Trebuchet MS" w:hAnsi="Trebuchet MS" w:cs="Trebuchet MS"/>
            <w:sz w:val="26"/>
            <w:szCs w:val="26"/>
          </w:rPr>
          <w:t xml:space="preserve">! </w:t>
        </w:r>
      </w:ins>
    </w:p>
    <w:p w14:paraId="257A9DC3" w14:textId="3409F187" w:rsidR="00E03CA6" w:rsidDel="00C3128A" w:rsidRDefault="00E03CA6" w:rsidP="00001C0D">
      <w:pPr>
        <w:widowControl w:val="0"/>
        <w:autoSpaceDE w:val="0"/>
        <w:autoSpaceDN w:val="0"/>
        <w:adjustRightInd w:val="0"/>
        <w:spacing w:after="260"/>
        <w:rPr>
          <w:rFonts w:ascii="Trebuchet MS" w:hAnsi="Trebuchet MS" w:cs="Trebuchet MS"/>
          <w:sz w:val="26"/>
          <w:szCs w:val="26"/>
        </w:rPr>
      </w:pPr>
      <w:moveFromRangeStart w:id="59" w:author="Brooke" w:date="2012-08-29T09:19:00Z" w:name="move333995323"/>
      <w:moveFrom w:id="60" w:author="Brooke" w:date="2012-08-29T09:19:00Z">
        <w:r w:rsidRPr="00E03CA6" w:rsidDel="00C3128A">
          <w:rPr>
            <w:rFonts w:ascii="Trebuchet MS" w:hAnsi="Trebuchet MS" w:cs="Trebuchet MS"/>
            <w:i/>
            <w:color w:val="D9D9D9" w:themeColor="background1" w:themeShade="D9"/>
            <w:sz w:val="26"/>
            <w:szCs w:val="26"/>
          </w:rPr>
          <w:t>(insert visual)</w:t>
        </w:r>
      </w:moveFrom>
    </w:p>
    <w:moveFromRangeEnd w:id="59"/>
    <w:p w14:paraId="1E6D54BC" w14:textId="43C52357" w:rsidR="00001C0D" w:rsidRPr="00001C0D" w:rsidDel="00C3128A" w:rsidRDefault="00001C0D" w:rsidP="00001C0D">
      <w:pPr>
        <w:widowControl w:val="0"/>
        <w:autoSpaceDE w:val="0"/>
        <w:autoSpaceDN w:val="0"/>
        <w:adjustRightInd w:val="0"/>
        <w:spacing w:after="260"/>
        <w:rPr>
          <w:del w:id="61" w:author="Brooke" w:date="2012-08-29T09:17:00Z"/>
          <w:rFonts w:ascii="Trebuchet MS" w:hAnsi="Trebuchet MS" w:cs="Trebuchet MS"/>
          <w:b/>
          <w:sz w:val="26"/>
          <w:szCs w:val="26"/>
        </w:rPr>
      </w:pPr>
      <w:del w:id="62" w:author="Brooke" w:date="2012-08-29T09:17:00Z">
        <w:r w:rsidDel="00C3128A">
          <w:rPr>
            <w:rFonts w:ascii="Trebuchet MS" w:hAnsi="Trebuchet MS" w:cs="Trebuchet MS"/>
            <w:b/>
            <w:sz w:val="26"/>
            <w:szCs w:val="26"/>
          </w:rPr>
          <w:lastRenderedPageBreak/>
          <w:delText>Weekly Rewards</w:delText>
        </w:r>
      </w:del>
    </w:p>
    <w:p w14:paraId="56E6DB1A" w14:textId="151F99C7" w:rsidR="00BE1A78" w:rsidRDefault="00E03CA6">
      <w:pPr>
        <w:rPr>
          <w:rFonts w:ascii="Trebuchet MS" w:hAnsi="Trebuchet MS" w:cs="Trebuchet MS"/>
          <w:b/>
          <w:bCs/>
          <w:color w:val="262626"/>
          <w:sz w:val="52"/>
          <w:szCs w:val="52"/>
        </w:rPr>
      </w:pPr>
      <w:del w:id="63" w:author="Brooke" w:date="2012-08-29T09:17:00Z">
        <w:r w:rsidRPr="00E03CA6" w:rsidDel="00C3128A">
          <w:rPr>
            <w:rFonts w:ascii="Trebuchet MS" w:hAnsi="Trebuchet MS" w:cs="Trebuchet MS"/>
            <w:sz w:val="26"/>
            <w:szCs w:val="26"/>
          </w:rPr>
          <w:delText>Within this</w:delText>
        </w:r>
        <w:r w:rsidDel="00C3128A">
          <w:rPr>
            <w:rFonts w:ascii="Trebuchet MS" w:hAnsi="Trebuchet MS" w:cs="Trebuchet MS"/>
            <w:sz w:val="26"/>
            <w:szCs w:val="26"/>
          </w:rPr>
          <w:delText xml:space="preserve"> initial</w:delText>
        </w:r>
        <w:r w:rsidRPr="00E03CA6" w:rsidDel="00C3128A">
          <w:rPr>
            <w:rFonts w:ascii="Trebuchet MS" w:hAnsi="Trebuchet MS" w:cs="Trebuchet MS"/>
            <w:sz w:val="26"/>
            <w:szCs w:val="26"/>
          </w:rPr>
          <w:delText xml:space="preserve"> </w:delText>
        </w:r>
        <w:r w:rsidDel="00C3128A">
          <w:rPr>
            <w:rFonts w:ascii="Trebuchet MS" w:hAnsi="Trebuchet MS" w:cs="Trebuchet MS"/>
            <w:sz w:val="26"/>
            <w:szCs w:val="26"/>
          </w:rPr>
          <w:delText>__</w:delText>
        </w:r>
        <w:r w:rsidRPr="00E03CA6" w:rsidDel="00C3128A">
          <w:rPr>
            <w:rFonts w:ascii="Trebuchet MS" w:hAnsi="Trebuchet MS" w:cs="Trebuchet MS"/>
            <w:sz w:val="26"/>
            <w:szCs w:val="26"/>
          </w:rPr>
          <w:delText xml:space="preserve"> week initiative, we'll be running several rounds of activities</w:delText>
        </w:r>
        <w:r w:rsidDel="00C3128A">
          <w:rPr>
            <w:rFonts w:ascii="Trebuchet MS" w:hAnsi="Trebuchet MS" w:cs="Trebuchet MS"/>
            <w:sz w:val="26"/>
            <w:szCs w:val="26"/>
          </w:rPr>
          <w:delText xml:space="preserve">. </w:delText>
        </w:r>
        <w:r w:rsidRPr="00E03CA6" w:rsidDel="00C3128A">
          <w:rPr>
            <w:rFonts w:ascii="Trebuchet MS" w:hAnsi="Trebuchet MS" w:cs="Trebuchet MS"/>
            <w:sz w:val="26"/>
            <w:szCs w:val="26"/>
          </w:rPr>
          <w:delText xml:space="preserve">Each week we will be recognizing stand out behavior (such as the most valued comment and much more). </w:delText>
        </w:r>
        <w:r w:rsidDel="00C3128A">
          <w:rPr>
            <w:rFonts w:ascii="Trebuchet MS" w:hAnsi="Trebuchet MS" w:cs="Trebuchet MS"/>
            <w:sz w:val="26"/>
            <w:szCs w:val="26"/>
          </w:rPr>
          <w:delText>The</w:delText>
        </w:r>
        <w:r w:rsidRPr="00E03CA6" w:rsidDel="00C3128A">
          <w:rPr>
            <w:rFonts w:ascii="Trebuchet MS" w:hAnsi="Trebuchet MS" w:cs="Trebuchet MS"/>
            <w:sz w:val="26"/>
            <w:szCs w:val="26"/>
          </w:rPr>
          <w:delText xml:space="preserve"> winners will receive </w:delText>
        </w:r>
        <w:r w:rsidDel="00C3128A">
          <w:rPr>
            <w:rFonts w:ascii="Trebuchet MS" w:hAnsi="Trebuchet MS" w:cs="Trebuchet MS"/>
            <w:sz w:val="26"/>
            <w:szCs w:val="26"/>
          </w:rPr>
          <w:delText>____</w:delText>
        </w:r>
        <w:r w:rsidRPr="00E03CA6" w:rsidDel="00C3128A">
          <w:rPr>
            <w:rFonts w:ascii="Trebuchet MS" w:hAnsi="Trebuchet MS" w:cs="Trebuchet MS"/>
            <w:sz w:val="26"/>
            <w:szCs w:val="26"/>
          </w:rPr>
          <w:delText>.</w:delText>
        </w:r>
      </w:del>
      <w:r w:rsidR="00BE1A78">
        <w:rPr>
          <w:rFonts w:ascii="Trebuchet MS" w:hAnsi="Trebuchet MS" w:cs="Trebuchet MS"/>
          <w:b/>
          <w:bCs/>
          <w:color w:val="262626"/>
          <w:sz w:val="52"/>
          <w:szCs w:val="52"/>
        </w:rPr>
        <w:br w:type="page"/>
      </w:r>
    </w:p>
    <w:p w14:paraId="031FC327" w14:textId="61A52A95" w:rsidR="008E7A90" w:rsidRPr="008E7A90" w:rsidRDefault="00F84969" w:rsidP="008E7A90">
      <w:pPr>
        <w:widowControl w:val="0"/>
        <w:autoSpaceDE w:val="0"/>
        <w:autoSpaceDN w:val="0"/>
        <w:adjustRightInd w:val="0"/>
        <w:spacing w:after="340"/>
        <w:rPr>
          <w:rFonts w:ascii="Trebuchet MS" w:hAnsi="Trebuchet MS" w:cs="Trebuchet MS"/>
          <w:b/>
          <w:bCs/>
          <w:color w:val="262626"/>
          <w:sz w:val="52"/>
          <w:szCs w:val="52"/>
        </w:rPr>
      </w:pPr>
      <w:r>
        <w:rPr>
          <w:rFonts w:ascii="Trebuchet MS" w:hAnsi="Trebuchet MS" w:cs="Trebuchet MS"/>
          <w:b/>
          <w:bCs/>
          <w:color w:val="262626"/>
          <w:sz w:val="52"/>
          <w:szCs w:val="52"/>
        </w:rPr>
        <w:lastRenderedPageBreak/>
        <w:t xml:space="preserve">Help </w:t>
      </w:r>
      <w:r>
        <w:rPr>
          <w:rFonts w:ascii="Trebuchet MS" w:hAnsi="Trebuchet MS" w:cs="Trebuchet MS"/>
          <w:i/>
          <w:color w:val="D9D9D9" w:themeColor="background1" w:themeShade="D9"/>
          <w:sz w:val="26"/>
          <w:szCs w:val="26"/>
        </w:rPr>
        <w:t xml:space="preserve">(available only when logged in) </w:t>
      </w:r>
    </w:p>
    <w:p w14:paraId="6DC93F44" w14:textId="5E0C265E" w:rsidR="00877077" w:rsidRPr="00877077" w:rsidRDefault="00877077" w:rsidP="00877077">
      <w:pPr>
        <w:widowControl w:val="0"/>
        <w:autoSpaceDE w:val="0"/>
        <w:autoSpaceDN w:val="0"/>
        <w:adjustRightInd w:val="0"/>
        <w:spacing w:after="260"/>
        <w:rPr>
          <w:rFonts w:ascii="Trebuchet MS" w:hAnsi="Trebuchet MS" w:cs="Trebuchet MS"/>
          <w:b/>
          <w:bCs/>
          <w:sz w:val="26"/>
          <w:szCs w:val="26"/>
        </w:rPr>
      </w:pPr>
      <w:r w:rsidRPr="00877077">
        <w:rPr>
          <w:rFonts w:ascii="Trebuchet MS" w:hAnsi="Trebuchet MS" w:cs="Trebuchet MS"/>
          <w:b/>
          <w:bCs/>
          <w:sz w:val="26"/>
          <w:szCs w:val="26"/>
        </w:rPr>
        <w:t xml:space="preserve">What is the </w:t>
      </w:r>
      <w:r w:rsidR="00F84969">
        <w:rPr>
          <w:rFonts w:ascii="Trebuchet MS" w:hAnsi="Trebuchet MS" w:cs="Trebuchet MS"/>
          <w:b/>
          <w:bCs/>
          <w:sz w:val="26"/>
          <w:szCs w:val="26"/>
        </w:rPr>
        <w:t>KPMG Crowd Connection Community</w:t>
      </w:r>
      <w:r w:rsidR="00F526C3">
        <w:rPr>
          <w:rFonts w:ascii="Trebuchet MS" w:hAnsi="Trebuchet MS" w:cs="Trebuchet MS"/>
          <w:b/>
          <w:bCs/>
          <w:sz w:val="26"/>
          <w:szCs w:val="26"/>
        </w:rPr>
        <w:t xml:space="preserve"> and how will it be used</w:t>
      </w:r>
      <w:r w:rsidRPr="00877077">
        <w:rPr>
          <w:rFonts w:ascii="Trebuchet MS" w:hAnsi="Trebuchet MS" w:cs="Trebuchet MS"/>
          <w:b/>
          <w:bCs/>
          <w:sz w:val="26"/>
          <w:szCs w:val="26"/>
        </w:rPr>
        <w:t>?</w:t>
      </w:r>
    </w:p>
    <w:p w14:paraId="296A123D" w14:textId="13AEC4E5" w:rsidR="00877077" w:rsidRPr="00877077" w:rsidRDefault="00877077" w:rsidP="00877077">
      <w:pPr>
        <w:widowControl w:val="0"/>
        <w:autoSpaceDE w:val="0"/>
        <w:autoSpaceDN w:val="0"/>
        <w:adjustRightInd w:val="0"/>
        <w:spacing w:after="260"/>
        <w:rPr>
          <w:rFonts w:ascii="Trebuchet MS" w:hAnsi="Trebuchet MS" w:cs="Trebuchet MS"/>
          <w:bCs/>
          <w:sz w:val="26"/>
          <w:szCs w:val="26"/>
        </w:rPr>
      </w:pPr>
      <w:r>
        <w:rPr>
          <w:rFonts w:ascii="Trebuchet MS" w:hAnsi="Trebuchet MS" w:cs="Trebuchet MS"/>
          <w:sz w:val="26"/>
          <w:szCs w:val="26"/>
        </w:rPr>
        <w:t xml:space="preserve">The </w:t>
      </w:r>
      <w:r w:rsidR="00F84969" w:rsidRPr="00F84969">
        <w:rPr>
          <w:rFonts w:ascii="Trebuchet MS" w:hAnsi="Trebuchet MS" w:cs="Trebuchet MS"/>
          <w:bCs/>
          <w:sz w:val="26"/>
          <w:szCs w:val="26"/>
        </w:rPr>
        <w:t>KPMG Crowd Connection Community</w:t>
      </w:r>
      <w:r w:rsidR="00F84969" w:rsidRPr="003F54A8">
        <w:rPr>
          <w:rFonts w:ascii="Trebuchet MS" w:hAnsi="Trebuchet MS" w:cs="Trebuchet MS"/>
          <w:sz w:val="26"/>
          <w:szCs w:val="26"/>
        </w:rPr>
        <w:t xml:space="preserve"> </w:t>
      </w:r>
      <w:r w:rsidR="00F84969">
        <w:rPr>
          <w:rFonts w:ascii="Trebuchet MS" w:hAnsi="Trebuchet MS" w:cs="Trebuchet MS"/>
          <w:bCs/>
          <w:color w:val="262626"/>
          <w:sz w:val="26"/>
          <w:szCs w:val="26"/>
        </w:rPr>
        <w:t>was created</w:t>
      </w:r>
      <w:r w:rsidR="00F84969" w:rsidRPr="00227DA2">
        <w:rPr>
          <w:rFonts w:ascii="Trebuchet MS" w:hAnsi="Trebuchet MS" w:cs="Trebuchet MS"/>
          <w:bCs/>
          <w:color w:val="262626"/>
          <w:sz w:val="26"/>
          <w:szCs w:val="26"/>
        </w:rPr>
        <w:t xml:space="preserve"> for you to share your thoughts, opinions and ideas to help </w:t>
      </w:r>
      <w:r w:rsidR="00895066">
        <w:rPr>
          <w:rFonts w:ascii="Trebuchet MS" w:hAnsi="Trebuchet MS" w:cs="Trebuchet MS"/>
          <w:bCs/>
          <w:color w:val="262626"/>
          <w:sz w:val="26"/>
          <w:szCs w:val="26"/>
        </w:rPr>
        <w:t>our clients do what they do - better</w:t>
      </w:r>
      <w:r w:rsidR="00F84969" w:rsidRPr="00227DA2">
        <w:rPr>
          <w:rFonts w:ascii="Trebuchet MS" w:hAnsi="Trebuchet MS" w:cs="Trebuchet MS"/>
          <w:bCs/>
          <w:color w:val="262626"/>
          <w:sz w:val="26"/>
          <w:szCs w:val="26"/>
        </w:rPr>
        <w:t xml:space="preserve">. </w:t>
      </w:r>
      <w:r w:rsidR="00F526C3">
        <w:rPr>
          <w:rFonts w:ascii="Trebuchet MS" w:hAnsi="Trebuchet MS" w:cs="Trebuchet MS"/>
          <w:sz w:val="26"/>
          <w:szCs w:val="26"/>
        </w:rPr>
        <w:t>The C</w:t>
      </w:r>
      <w:r w:rsidR="00F84969">
        <w:rPr>
          <w:rFonts w:ascii="Trebuchet MS" w:hAnsi="Trebuchet MS" w:cs="Trebuchet MS"/>
          <w:sz w:val="26"/>
          <w:szCs w:val="26"/>
        </w:rPr>
        <w:t>ommunity</w:t>
      </w:r>
      <w:r w:rsidRPr="00877077">
        <w:rPr>
          <w:rFonts w:ascii="Trebuchet MS" w:hAnsi="Trebuchet MS" w:cs="Trebuchet MS"/>
          <w:bCs/>
          <w:sz w:val="26"/>
          <w:szCs w:val="26"/>
        </w:rPr>
        <w:t xml:space="preserve"> is an online research tool available to invited members only and is accessible through a password-protected site on the public Internet. </w:t>
      </w:r>
      <w:r w:rsidR="00F526C3">
        <w:rPr>
          <w:rFonts w:ascii="Trebuchet MS" w:hAnsi="Trebuchet MS" w:cs="Trebuchet MS"/>
          <w:bCs/>
          <w:sz w:val="26"/>
          <w:szCs w:val="26"/>
        </w:rPr>
        <w:t>Employees</w:t>
      </w:r>
      <w:r w:rsidRPr="00877077">
        <w:rPr>
          <w:rFonts w:ascii="Trebuchet MS" w:hAnsi="Trebuchet MS" w:cs="Trebuchet MS"/>
          <w:bCs/>
          <w:sz w:val="26"/>
          <w:szCs w:val="26"/>
        </w:rPr>
        <w:t xml:space="preserve"> who agree to participate will be volunteering their time to be involved in moderated, </w:t>
      </w:r>
      <w:r w:rsidR="006A6847">
        <w:rPr>
          <w:rFonts w:ascii="Trebuchet MS" w:hAnsi="Trebuchet MS" w:cs="Trebuchet MS"/>
          <w:bCs/>
          <w:sz w:val="26"/>
          <w:szCs w:val="26"/>
        </w:rPr>
        <w:t>Customer</w:t>
      </w:r>
      <w:r w:rsidRPr="00877077">
        <w:rPr>
          <w:rFonts w:ascii="Trebuchet MS" w:hAnsi="Trebuchet MS" w:cs="Trebuchet MS"/>
          <w:bCs/>
          <w:sz w:val="26"/>
          <w:szCs w:val="26"/>
        </w:rPr>
        <w:t xml:space="preserve">-related discussions and activities over the course of the </w:t>
      </w:r>
      <w:r w:rsidR="00F526C3">
        <w:rPr>
          <w:rFonts w:ascii="Trebuchet MS" w:hAnsi="Trebuchet MS" w:cs="Trebuchet MS"/>
          <w:bCs/>
          <w:sz w:val="26"/>
          <w:szCs w:val="26"/>
        </w:rPr>
        <w:t>Community</w:t>
      </w:r>
      <w:r w:rsidRPr="00877077">
        <w:rPr>
          <w:rFonts w:ascii="Trebuchet MS" w:hAnsi="Trebuchet MS" w:cs="Trebuchet MS"/>
          <w:bCs/>
          <w:sz w:val="26"/>
          <w:szCs w:val="26"/>
        </w:rPr>
        <w:t xml:space="preserve"> engagement.</w:t>
      </w:r>
    </w:p>
    <w:p w14:paraId="3B63BD80" w14:textId="3BA0E429" w:rsidR="00877077" w:rsidRPr="00877077" w:rsidRDefault="00877077" w:rsidP="00877077">
      <w:pPr>
        <w:widowControl w:val="0"/>
        <w:autoSpaceDE w:val="0"/>
        <w:autoSpaceDN w:val="0"/>
        <w:adjustRightInd w:val="0"/>
        <w:spacing w:after="260"/>
        <w:rPr>
          <w:rFonts w:ascii="Trebuchet MS" w:hAnsi="Trebuchet MS" w:cs="Trebuchet MS"/>
          <w:b/>
          <w:bCs/>
          <w:sz w:val="26"/>
          <w:szCs w:val="26"/>
        </w:rPr>
      </w:pPr>
      <w:r w:rsidRPr="00877077">
        <w:rPr>
          <w:rFonts w:ascii="Trebuchet MS" w:hAnsi="Trebuchet MS" w:cs="Trebuchet MS"/>
          <w:b/>
          <w:bCs/>
          <w:sz w:val="26"/>
          <w:szCs w:val="26"/>
        </w:rPr>
        <w:t xml:space="preserve">Why have I been invited to participate in the </w:t>
      </w:r>
      <w:r w:rsidR="00F526C3">
        <w:rPr>
          <w:rFonts w:ascii="Trebuchet MS" w:hAnsi="Trebuchet MS" w:cs="Trebuchet MS"/>
          <w:b/>
          <w:bCs/>
          <w:sz w:val="26"/>
          <w:szCs w:val="26"/>
        </w:rPr>
        <w:t>KPMG Crowd Connection Community</w:t>
      </w:r>
      <w:r w:rsidRPr="00877077">
        <w:rPr>
          <w:rFonts w:ascii="Trebuchet MS" w:hAnsi="Trebuchet MS" w:cs="Trebuchet MS"/>
          <w:b/>
          <w:bCs/>
          <w:sz w:val="26"/>
          <w:szCs w:val="26"/>
        </w:rPr>
        <w:t>?</w:t>
      </w:r>
    </w:p>
    <w:p w14:paraId="4FA7C4E7" w14:textId="11624D4B" w:rsidR="00F526C3" w:rsidRDefault="00F526C3" w:rsidP="00877077">
      <w:pPr>
        <w:widowControl w:val="0"/>
        <w:autoSpaceDE w:val="0"/>
        <w:autoSpaceDN w:val="0"/>
        <w:adjustRightInd w:val="0"/>
        <w:spacing w:after="260"/>
        <w:rPr>
          <w:rFonts w:ascii="Trebuchet MS" w:hAnsi="Trebuchet MS"/>
          <w:sz w:val="26"/>
          <w:szCs w:val="26"/>
        </w:rPr>
      </w:pPr>
      <w:r>
        <w:rPr>
          <w:rFonts w:ascii="Trebuchet MS" w:hAnsi="Trebuchet MS"/>
          <w:sz w:val="26"/>
          <w:szCs w:val="26"/>
        </w:rPr>
        <w:t>As an employee of KPMG</w:t>
      </w:r>
      <w:r w:rsidR="007707E2" w:rsidRPr="00B96BB2">
        <w:rPr>
          <w:rFonts w:ascii="Trebuchet MS" w:hAnsi="Trebuchet MS"/>
          <w:sz w:val="26"/>
          <w:szCs w:val="26"/>
        </w:rPr>
        <w:t xml:space="preserve">, your thoughts and opinions will be incredibly valuable for helping to shape the </w:t>
      </w:r>
      <w:r>
        <w:rPr>
          <w:rFonts w:ascii="Trebuchet MS" w:hAnsi="Trebuchet MS"/>
          <w:sz w:val="26"/>
          <w:szCs w:val="26"/>
        </w:rPr>
        <w:t xml:space="preserve">way we </w:t>
      </w:r>
      <w:r w:rsidR="00895066">
        <w:rPr>
          <w:rFonts w:ascii="Trebuchet MS" w:hAnsi="Trebuchet MS"/>
          <w:sz w:val="26"/>
          <w:szCs w:val="26"/>
        </w:rPr>
        <w:t>work with our clients – helping us and our clients do our jobs more efficiently and effectively</w:t>
      </w:r>
      <w:r w:rsidR="007707E2" w:rsidRPr="00B96BB2">
        <w:rPr>
          <w:rFonts w:ascii="Trebuchet MS" w:hAnsi="Trebuchet MS"/>
          <w:sz w:val="26"/>
          <w:szCs w:val="26"/>
        </w:rPr>
        <w:t xml:space="preserve">.  The </w:t>
      </w:r>
      <w:r>
        <w:rPr>
          <w:rFonts w:ascii="Trebuchet MS" w:hAnsi="Trebuchet MS"/>
          <w:sz w:val="26"/>
          <w:szCs w:val="26"/>
        </w:rPr>
        <w:t>Community</w:t>
      </w:r>
      <w:r w:rsidR="007707E2" w:rsidRPr="00B96BB2">
        <w:rPr>
          <w:rFonts w:ascii="Trebuchet MS" w:hAnsi="Trebuchet MS"/>
          <w:sz w:val="26"/>
          <w:szCs w:val="26"/>
        </w:rPr>
        <w:t xml:space="preserve"> will only be available to a select group </w:t>
      </w:r>
      <w:r>
        <w:rPr>
          <w:rFonts w:ascii="Trebuchet MS" w:hAnsi="Trebuchet MS"/>
          <w:sz w:val="26"/>
          <w:szCs w:val="26"/>
        </w:rPr>
        <w:t>of employees</w:t>
      </w:r>
      <w:r w:rsidR="007707E2" w:rsidRPr="00B96BB2">
        <w:rPr>
          <w:rFonts w:ascii="Trebuchet MS" w:hAnsi="Trebuchet MS"/>
          <w:sz w:val="26"/>
          <w:szCs w:val="26"/>
        </w:rPr>
        <w:t xml:space="preserve"> like </w:t>
      </w:r>
      <w:proofErr w:type="gramStart"/>
      <w:r w:rsidR="007707E2" w:rsidRPr="00B96BB2">
        <w:rPr>
          <w:rFonts w:ascii="Trebuchet MS" w:hAnsi="Trebuchet MS"/>
          <w:sz w:val="26"/>
          <w:szCs w:val="26"/>
        </w:rPr>
        <w:t>yourself</w:t>
      </w:r>
      <w:proofErr w:type="gramEnd"/>
      <w:r w:rsidR="007707E2" w:rsidRPr="00B96BB2">
        <w:rPr>
          <w:rFonts w:ascii="Trebuchet MS" w:hAnsi="Trebuchet MS"/>
          <w:sz w:val="26"/>
          <w:szCs w:val="26"/>
        </w:rPr>
        <w:t>.</w:t>
      </w:r>
      <w:r w:rsidR="007707E2">
        <w:rPr>
          <w:rFonts w:ascii="Trebuchet MS" w:hAnsi="Trebuchet MS"/>
          <w:sz w:val="26"/>
          <w:szCs w:val="26"/>
        </w:rPr>
        <w:t xml:space="preserve"> </w:t>
      </w:r>
    </w:p>
    <w:p w14:paraId="693F66F3" w14:textId="77777777" w:rsidR="00877077" w:rsidRPr="00877077" w:rsidRDefault="00877077" w:rsidP="00877077">
      <w:pPr>
        <w:widowControl w:val="0"/>
        <w:autoSpaceDE w:val="0"/>
        <w:autoSpaceDN w:val="0"/>
        <w:adjustRightInd w:val="0"/>
        <w:spacing w:after="260"/>
        <w:rPr>
          <w:rFonts w:ascii="Trebuchet MS" w:hAnsi="Trebuchet MS" w:cs="Trebuchet MS"/>
          <w:b/>
          <w:bCs/>
          <w:sz w:val="26"/>
          <w:szCs w:val="26"/>
        </w:rPr>
      </w:pPr>
      <w:r w:rsidRPr="00877077">
        <w:rPr>
          <w:rFonts w:ascii="Trebuchet MS" w:hAnsi="Trebuchet MS" w:cs="Trebuchet MS"/>
          <w:b/>
          <w:bCs/>
          <w:sz w:val="26"/>
          <w:szCs w:val="26"/>
        </w:rPr>
        <w:t>What's in it for me?</w:t>
      </w:r>
    </w:p>
    <w:p w14:paraId="5788B60B" w14:textId="57FC2931" w:rsidR="00877077" w:rsidRPr="006A6847" w:rsidRDefault="00877077" w:rsidP="00877077">
      <w:pPr>
        <w:widowControl w:val="0"/>
        <w:autoSpaceDE w:val="0"/>
        <w:autoSpaceDN w:val="0"/>
        <w:adjustRightInd w:val="0"/>
        <w:spacing w:after="260"/>
        <w:rPr>
          <w:rFonts w:ascii="Trebuchet MS" w:hAnsi="Trebuchet MS" w:cs="Trebuchet MS"/>
          <w:bCs/>
          <w:sz w:val="26"/>
          <w:szCs w:val="26"/>
        </w:rPr>
      </w:pPr>
      <w:r w:rsidRPr="006A6847">
        <w:rPr>
          <w:rFonts w:ascii="Trebuchet MS" w:hAnsi="Trebuchet MS" w:cs="Trebuchet MS"/>
          <w:bCs/>
          <w:sz w:val="26"/>
          <w:szCs w:val="26"/>
        </w:rPr>
        <w:t xml:space="preserve">This is your opportunity </w:t>
      </w:r>
      <w:r w:rsidRPr="00A61496">
        <w:rPr>
          <w:rFonts w:ascii="Trebuchet MS" w:hAnsi="Trebuchet MS" w:cs="Trebuchet MS"/>
          <w:bCs/>
          <w:sz w:val="26"/>
          <w:szCs w:val="26"/>
        </w:rPr>
        <w:t xml:space="preserve">to have a voice and share your thoughts, opinions and ideas </w:t>
      </w:r>
      <w:r w:rsidR="00FD64E5">
        <w:rPr>
          <w:rFonts w:ascii="Trebuchet MS" w:hAnsi="Trebuchet MS" w:cs="Trebuchet MS"/>
          <w:bCs/>
          <w:sz w:val="26"/>
          <w:szCs w:val="26"/>
        </w:rPr>
        <w:t>on a number of topics</w:t>
      </w:r>
      <w:r w:rsidR="00F526C3">
        <w:rPr>
          <w:rFonts w:ascii="Trebuchet MS" w:hAnsi="Trebuchet MS" w:cs="Trebuchet MS"/>
          <w:bCs/>
          <w:sz w:val="26"/>
          <w:szCs w:val="26"/>
        </w:rPr>
        <w:t>.</w:t>
      </w:r>
      <w:r w:rsidRPr="006A6847">
        <w:rPr>
          <w:rFonts w:ascii="Trebuchet MS" w:hAnsi="Trebuchet MS" w:cs="Trebuchet MS"/>
          <w:bCs/>
          <w:sz w:val="26"/>
          <w:szCs w:val="26"/>
        </w:rPr>
        <w:t xml:space="preserve"> It is a chance to contribute to and take part in shaping the future of </w:t>
      </w:r>
      <w:r w:rsidR="00F526C3">
        <w:rPr>
          <w:rFonts w:ascii="Trebuchet MS" w:hAnsi="Trebuchet MS" w:cs="Trebuchet MS"/>
          <w:bCs/>
          <w:sz w:val="26"/>
          <w:szCs w:val="26"/>
        </w:rPr>
        <w:t>KPMG and our relationships with our partners</w:t>
      </w:r>
      <w:r w:rsidRPr="006A6847">
        <w:rPr>
          <w:rFonts w:ascii="Trebuchet MS" w:hAnsi="Trebuchet MS" w:cs="Trebuchet MS"/>
          <w:bCs/>
          <w:sz w:val="26"/>
          <w:szCs w:val="26"/>
        </w:rPr>
        <w:t xml:space="preserve">. For your ongoing participation, </w:t>
      </w:r>
      <w:del w:id="64" w:author="Brooke" w:date="2012-08-29T09:17:00Z">
        <w:r w:rsidRPr="006A6847" w:rsidDel="00C3128A">
          <w:rPr>
            <w:rFonts w:ascii="Trebuchet MS" w:hAnsi="Trebuchet MS" w:cs="Trebuchet MS"/>
            <w:bCs/>
            <w:sz w:val="26"/>
            <w:szCs w:val="26"/>
          </w:rPr>
          <w:delText>we'll be giving</w:delText>
        </w:r>
        <w:r w:rsidR="006A6847" w:rsidDel="00C3128A">
          <w:rPr>
            <w:rFonts w:ascii="Trebuchet MS" w:hAnsi="Trebuchet MS" w:cs="Trebuchet MS"/>
            <w:bCs/>
            <w:sz w:val="26"/>
            <w:szCs w:val="26"/>
          </w:rPr>
          <w:delText xml:space="preserve"> </w:delText>
        </w:r>
        <w:r w:rsidR="00FD64E5" w:rsidDel="00C3128A">
          <w:rPr>
            <w:rFonts w:ascii="Trebuchet MS" w:hAnsi="Trebuchet MS" w:cs="Trebuchet MS"/>
            <w:bCs/>
            <w:sz w:val="26"/>
            <w:szCs w:val="26"/>
          </w:rPr>
          <w:delText>points</w:delText>
        </w:r>
      </w:del>
      <w:ins w:id="65" w:author="Brooke" w:date="2012-08-29T09:17:00Z">
        <w:r w:rsidR="00C3128A">
          <w:rPr>
            <w:rFonts w:ascii="Trebuchet MS" w:hAnsi="Trebuchet MS" w:cs="Trebuchet MS"/>
            <w:bCs/>
            <w:sz w:val="26"/>
            <w:szCs w:val="26"/>
          </w:rPr>
          <w:t>you’ll earn entries</w:t>
        </w:r>
      </w:ins>
      <w:r w:rsidR="00FD64E5">
        <w:rPr>
          <w:rFonts w:ascii="Trebuchet MS" w:hAnsi="Trebuchet MS" w:cs="Trebuchet MS"/>
          <w:bCs/>
          <w:sz w:val="26"/>
          <w:szCs w:val="26"/>
        </w:rPr>
        <w:t xml:space="preserve"> towards </w:t>
      </w:r>
      <w:ins w:id="66" w:author="Brooke" w:date="2012-08-29T09:17:00Z">
        <w:r w:rsidR="00C3128A">
          <w:rPr>
            <w:rFonts w:ascii="Trebuchet MS" w:hAnsi="Trebuchet MS" w:cs="Trebuchet MS"/>
            <w:bCs/>
            <w:sz w:val="26"/>
            <w:szCs w:val="26"/>
          </w:rPr>
          <w:t xml:space="preserve">draws for </w:t>
        </w:r>
      </w:ins>
      <w:r w:rsidR="00FD64E5">
        <w:rPr>
          <w:rFonts w:ascii="Trebuchet MS" w:hAnsi="Trebuchet MS" w:cs="Trebuchet MS"/>
          <w:bCs/>
          <w:sz w:val="26"/>
          <w:szCs w:val="26"/>
        </w:rPr>
        <w:t>great</w:t>
      </w:r>
      <w:r w:rsidR="006A6847">
        <w:rPr>
          <w:rFonts w:ascii="Trebuchet MS" w:hAnsi="Trebuchet MS" w:cs="Trebuchet MS"/>
          <w:bCs/>
          <w:sz w:val="26"/>
          <w:szCs w:val="26"/>
        </w:rPr>
        <w:t xml:space="preserve"> rewards as a token of appreciation </w:t>
      </w:r>
      <w:r w:rsidRPr="006A6847">
        <w:rPr>
          <w:rFonts w:ascii="Trebuchet MS" w:hAnsi="Trebuchet MS" w:cs="Trebuchet MS"/>
          <w:bCs/>
          <w:sz w:val="26"/>
          <w:szCs w:val="26"/>
        </w:rPr>
        <w:t>for your assistance</w:t>
      </w:r>
      <w:ins w:id="67" w:author="Brooke" w:date="2012-08-29T09:24:00Z">
        <w:r w:rsidR="00C3128A">
          <w:rPr>
            <w:rFonts w:ascii="Trebuchet MS" w:hAnsi="Trebuchet MS" w:cs="Trebuchet MS"/>
            <w:bCs/>
            <w:sz w:val="26"/>
            <w:szCs w:val="26"/>
          </w:rPr>
          <w:t xml:space="preserve"> and will also recognize the top two participants based on overall participation</w:t>
        </w:r>
      </w:ins>
      <w:r w:rsidRPr="006A6847">
        <w:rPr>
          <w:rFonts w:ascii="Trebuchet MS" w:hAnsi="Trebuchet MS" w:cs="Trebuchet MS"/>
          <w:bCs/>
          <w:sz w:val="26"/>
          <w:szCs w:val="26"/>
        </w:rPr>
        <w:t xml:space="preserve">. Visit the </w:t>
      </w:r>
      <w:r w:rsidRPr="006A6847">
        <w:rPr>
          <w:rFonts w:ascii="Trebuchet MS" w:hAnsi="Trebuchet MS" w:cs="Trebuchet MS"/>
          <w:bCs/>
          <w:sz w:val="26"/>
          <w:szCs w:val="26"/>
          <w:u w:val="single"/>
        </w:rPr>
        <w:t>Rewards Page</w:t>
      </w:r>
      <w:r w:rsidRPr="006A6847">
        <w:rPr>
          <w:rFonts w:ascii="Trebuchet MS" w:hAnsi="Trebuchet MS" w:cs="Trebuchet MS"/>
          <w:bCs/>
          <w:sz w:val="26"/>
          <w:szCs w:val="26"/>
        </w:rPr>
        <w:t xml:space="preserve"> to learn more.</w:t>
      </w:r>
    </w:p>
    <w:p w14:paraId="506E2881" w14:textId="1077E1B5" w:rsidR="00877077" w:rsidRPr="00877077" w:rsidRDefault="00877077" w:rsidP="00877077">
      <w:pPr>
        <w:widowControl w:val="0"/>
        <w:autoSpaceDE w:val="0"/>
        <w:autoSpaceDN w:val="0"/>
        <w:adjustRightInd w:val="0"/>
        <w:spacing w:after="260"/>
        <w:rPr>
          <w:rFonts w:ascii="Trebuchet MS" w:hAnsi="Trebuchet MS" w:cs="Trebuchet MS"/>
          <w:b/>
          <w:bCs/>
          <w:sz w:val="26"/>
          <w:szCs w:val="26"/>
        </w:rPr>
      </w:pPr>
      <w:r w:rsidRPr="00877077">
        <w:rPr>
          <w:rFonts w:ascii="Trebuchet MS" w:hAnsi="Trebuchet MS" w:cs="Trebuchet MS"/>
          <w:b/>
          <w:bCs/>
          <w:sz w:val="26"/>
          <w:szCs w:val="26"/>
        </w:rPr>
        <w:t xml:space="preserve">How do I use the </w:t>
      </w:r>
      <w:r w:rsidR="00F526C3">
        <w:rPr>
          <w:rFonts w:ascii="Trebuchet MS" w:hAnsi="Trebuchet MS" w:cs="Trebuchet MS"/>
          <w:b/>
          <w:bCs/>
          <w:sz w:val="26"/>
          <w:szCs w:val="26"/>
        </w:rPr>
        <w:t>KPMG Crowd Connection Community</w:t>
      </w:r>
      <w:r w:rsidRPr="00877077">
        <w:rPr>
          <w:rFonts w:ascii="Trebuchet MS" w:hAnsi="Trebuchet MS" w:cs="Trebuchet MS"/>
          <w:b/>
          <w:bCs/>
          <w:sz w:val="26"/>
          <w:szCs w:val="26"/>
        </w:rPr>
        <w:t>?</w:t>
      </w:r>
    </w:p>
    <w:p w14:paraId="374831F7" w14:textId="74E893AC" w:rsidR="00877077" w:rsidRPr="006A6847" w:rsidRDefault="00877077" w:rsidP="00877077">
      <w:pPr>
        <w:widowControl w:val="0"/>
        <w:autoSpaceDE w:val="0"/>
        <w:autoSpaceDN w:val="0"/>
        <w:adjustRightInd w:val="0"/>
        <w:spacing w:after="260"/>
        <w:rPr>
          <w:rFonts w:ascii="Trebuchet MS" w:hAnsi="Trebuchet MS" w:cs="Trebuchet MS"/>
          <w:bCs/>
          <w:sz w:val="26"/>
          <w:szCs w:val="26"/>
        </w:rPr>
      </w:pPr>
      <w:r w:rsidRPr="006A6847">
        <w:rPr>
          <w:rFonts w:ascii="Trebuchet MS" w:hAnsi="Trebuchet MS" w:cs="Trebuchet MS"/>
          <w:bCs/>
          <w:sz w:val="26"/>
          <w:szCs w:val="26"/>
        </w:rPr>
        <w:t>Each invited member will have a limited, personal profile displayed that members of the</w:t>
      </w:r>
      <w:r w:rsidR="00F526C3">
        <w:rPr>
          <w:rFonts w:ascii="Trebuchet MS" w:hAnsi="Trebuchet MS" w:cs="Trebuchet MS"/>
          <w:bCs/>
          <w:sz w:val="26"/>
          <w:szCs w:val="26"/>
        </w:rPr>
        <w:t xml:space="preserve"> Community</w:t>
      </w:r>
      <w:r w:rsidRPr="006A6847">
        <w:rPr>
          <w:rFonts w:ascii="Trebuchet MS" w:hAnsi="Trebuchet MS" w:cs="Trebuchet MS"/>
          <w:bCs/>
          <w:sz w:val="26"/>
          <w:szCs w:val="26"/>
        </w:rPr>
        <w:t xml:space="preserve"> can see. You will be able to contact other members of the community and see comments, discussions and ideas from other people. Similarly, your contributions will be visible to every other member of the community.</w:t>
      </w:r>
    </w:p>
    <w:p w14:paraId="2414E9CB" w14:textId="629BCF19" w:rsidR="00877077" w:rsidRPr="006A6847" w:rsidRDefault="00877077" w:rsidP="00877077">
      <w:pPr>
        <w:widowControl w:val="0"/>
        <w:autoSpaceDE w:val="0"/>
        <w:autoSpaceDN w:val="0"/>
        <w:adjustRightInd w:val="0"/>
        <w:spacing w:after="260"/>
        <w:rPr>
          <w:rFonts w:ascii="Trebuchet MS" w:hAnsi="Trebuchet MS" w:cs="Trebuchet MS"/>
          <w:bCs/>
          <w:sz w:val="26"/>
          <w:szCs w:val="26"/>
        </w:rPr>
      </w:pPr>
      <w:r w:rsidRPr="006A6847">
        <w:rPr>
          <w:rFonts w:ascii="Trebuchet MS" w:hAnsi="Trebuchet MS" w:cs="Trebuchet MS"/>
          <w:bCs/>
          <w:sz w:val="26"/>
          <w:szCs w:val="26"/>
        </w:rPr>
        <w:t xml:space="preserve">There will be trained, third-party moderators in the </w:t>
      </w:r>
      <w:r w:rsidR="00F526C3">
        <w:rPr>
          <w:rFonts w:ascii="Trebuchet MS" w:hAnsi="Trebuchet MS" w:cs="Trebuchet MS"/>
          <w:bCs/>
          <w:sz w:val="26"/>
          <w:szCs w:val="26"/>
        </w:rPr>
        <w:t>Community</w:t>
      </w:r>
      <w:r w:rsidRPr="006A6847">
        <w:rPr>
          <w:rFonts w:ascii="Trebuchet MS" w:hAnsi="Trebuchet MS" w:cs="Trebuchet MS"/>
          <w:bCs/>
          <w:sz w:val="26"/>
          <w:szCs w:val="26"/>
        </w:rPr>
        <w:t xml:space="preserve">. They will be able to talk to members, see their contributions and provide </w:t>
      </w:r>
      <w:r w:rsidRPr="006A6847">
        <w:rPr>
          <w:rFonts w:ascii="Trebuchet MS" w:hAnsi="Trebuchet MS" w:cs="Trebuchet MS"/>
          <w:bCs/>
          <w:sz w:val="26"/>
          <w:szCs w:val="26"/>
        </w:rPr>
        <w:lastRenderedPageBreak/>
        <w:t>assistance to participants</w:t>
      </w:r>
      <w:r w:rsidR="006A6847">
        <w:rPr>
          <w:rFonts w:ascii="Trebuchet MS" w:hAnsi="Trebuchet MS" w:cs="Trebuchet MS"/>
          <w:bCs/>
          <w:sz w:val="26"/>
          <w:szCs w:val="26"/>
        </w:rPr>
        <w:t>.</w:t>
      </w:r>
    </w:p>
    <w:p w14:paraId="7EA68F66" w14:textId="721FB5F9" w:rsidR="00877077" w:rsidRPr="006A6847" w:rsidRDefault="00877077" w:rsidP="00877077">
      <w:pPr>
        <w:widowControl w:val="0"/>
        <w:autoSpaceDE w:val="0"/>
        <w:autoSpaceDN w:val="0"/>
        <w:adjustRightInd w:val="0"/>
        <w:spacing w:after="260"/>
        <w:rPr>
          <w:rFonts w:ascii="Trebuchet MS" w:hAnsi="Trebuchet MS" w:cs="Trebuchet MS"/>
          <w:bCs/>
          <w:sz w:val="26"/>
          <w:szCs w:val="26"/>
        </w:rPr>
      </w:pPr>
      <w:r w:rsidRPr="006A6847">
        <w:rPr>
          <w:rFonts w:ascii="Trebuchet MS" w:hAnsi="Trebuchet MS" w:cs="Trebuchet MS"/>
          <w:bCs/>
          <w:sz w:val="26"/>
          <w:szCs w:val="26"/>
        </w:rPr>
        <w:t>New activities will be added each week. Participants will be notified by email as activities become available and will be prompted to provide their thoughts, opinions and ideas. All activities will remain active and accessible in the community for at least two weeks.</w:t>
      </w:r>
    </w:p>
    <w:p w14:paraId="3E397C6B" w14:textId="4F066AD7" w:rsidR="00877077" w:rsidRPr="006A6847" w:rsidRDefault="00877077" w:rsidP="00877077">
      <w:pPr>
        <w:widowControl w:val="0"/>
        <w:autoSpaceDE w:val="0"/>
        <w:autoSpaceDN w:val="0"/>
        <w:adjustRightInd w:val="0"/>
        <w:spacing w:after="260"/>
        <w:rPr>
          <w:rFonts w:ascii="Trebuchet MS" w:hAnsi="Trebuchet MS" w:cs="Trebuchet MS"/>
          <w:bCs/>
          <w:sz w:val="26"/>
          <w:szCs w:val="26"/>
        </w:rPr>
      </w:pPr>
      <w:r w:rsidRPr="006A6847">
        <w:rPr>
          <w:rFonts w:ascii="Trebuchet MS" w:hAnsi="Trebuchet MS" w:cs="Trebuchet MS"/>
          <w:bCs/>
          <w:sz w:val="26"/>
          <w:szCs w:val="26"/>
        </w:rPr>
        <w:t xml:space="preserve">Badges of recognition can be earned by all members and reflect different levels of contribution. Other incentives will also be awarded for a high level of participation in the </w:t>
      </w:r>
      <w:r w:rsidR="00F526C3">
        <w:rPr>
          <w:rFonts w:ascii="Trebuchet MS" w:hAnsi="Trebuchet MS" w:cs="Trebuchet MS"/>
          <w:bCs/>
          <w:sz w:val="26"/>
          <w:szCs w:val="26"/>
        </w:rPr>
        <w:t>Community</w:t>
      </w:r>
      <w:r w:rsidRPr="006A6847">
        <w:rPr>
          <w:rFonts w:ascii="Trebuchet MS" w:hAnsi="Trebuchet MS" w:cs="Trebuchet MS"/>
          <w:bCs/>
          <w:sz w:val="26"/>
          <w:szCs w:val="26"/>
        </w:rPr>
        <w:t xml:space="preserve">. To learn more about incentives, visit the </w:t>
      </w:r>
      <w:r w:rsidRPr="006A6847">
        <w:rPr>
          <w:rFonts w:ascii="Trebuchet MS" w:hAnsi="Trebuchet MS" w:cs="Trebuchet MS"/>
          <w:bCs/>
          <w:sz w:val="26"/>
          <w:szCs w:val="26"/>
          <w:u w:val="single"/>
        </w:rPr>
        <w:t>Rewards Page</w:t>
      </w:r>
      <w:r w:rsidRPr="006A6847">
        <w:rPr>
          <w:rFonts w:ascii="Trebuchet MS" w:hAnsi="Trebuchet MS" w:cs="Trebuchet MS"/>
          <w:bCs/>
          <w:sz w:val="26"/>
          <w:szCs w:val="26"/>
        </w:rPr>
        <w:t>.</w:t>
      </w:r>
    </w:p>
    <w:p w14:paraId="0F2B1EEB" w14:textId="77777777" w:rsidR="00877077" w:rsidRPr="00877077" w:rsidRDefault="00877077" w:rsidP="00877077">
      <w:pPr>
        <w:widowControl w:val="0"/>
        <w:autoSpaceDE w:val="0"/>
        <w:autoSpaceDN w:val="0"/>
        <w:adjustRightInd w:val="0"/>
        <w:spacing w:after="260"/>
        <w:rPr>
          <w:rFonts w:ascii="Trebuchet MS" w:hAnsi="Trebuchet MS" w:cs="Trebuchet MS"/>
          <w:b/>
          <w:bCs/>
          <w:sz w:val="26"/>
          <w:szCs w:val="26"/>
        </w:rPr>
      </w:pPr>
      <w:r w:rsidRPr="00877077">
        <w:rPr>
          <w:rFonts w:ascii="Trebuchet MS" w:hAnsi="Trebuchet MS" w:cs="Trebuchet MS"/>
          <w:b/>
          <w:bCs/>
          <w:sz w:val="26"/>
          <w:szCs w:val="26"/>
        </w:rPr>
        <w:t>What if I forget my log-in information?</w:t>
      </w:r>
    </w:p>
    <w:p w14:paraId="3BF81C79" w14:textId="00666E14" w:rsidR="00877077" w:rsidRPr="006A6847" w:rsidRDefault="00877077" w:rsidP="00877077">
      <w:pPr>
        <w:widowControl w:val="0"/>
        <w:autoSpaceDE w:val="0"/>
        <w:autoSpaceDN w:val="0"/>
        <w:adjustRightInd w:val="0"/>
        <w:spacing w:after="260"/>
        <w:rPr>
          <w:rFonts w:ascii="Trebuchet MS" w:hAnsi="Trebuchet MS" w:cs="Trebuchet MS"/>
          <w:bCs/>
          <w:sz w:val="26"/>
          <w:szCs w:val="26"/>
        </w:rPr>
      </w:pPr>
      <w:r w:rsidRPr="006A6847">
        <w:rPr>
          <w:rFonts w:ascii="Trebuchet MS" w:hAnsi="Trebuchet MS" w:cs="Trebuchet MS"/>
          <w:bCs/>
          <w:sz w:val="26"/>
          <w:szCs w:val="26"/>
        </w:rPr>
        <w:t>Not to worry, if you've forgotten your login, it's really easy to reset it. Click login and then click on "forgot password" in the bottom right hand corner and follow the steps to reset your password.</w:t>
      </w:r>
    </w:p>
    <w:p w14:paraId="38692AB8" w14:textId="0BF3BEF9" w:rsidR="00877077" w:rsidRPr="00877077" w:rsidRDefault="00877077" w:rsidP="00877077">
      <w:pPr>
        <w:widowControl w:val="0"/>
        <w:autoSpaceDE w:val="0"/>
        <w:autoSpaceDN w:val="0"/>
        <w:adjustRightInd w:val="0"/>
        <w:spacing w:after="260"/>
        <w:rPr>
          <w:rFonts w:ascii="Trebuchet MS" w:hAnsi="Trebuchet MS" w:cs="Trebuchet MS"/>
          <w:b/>
          <w:bCs/>
          <w:sz w:val="26"/>
          <w:szCs w:val="26"/>
        </w:rPr>
      </w:pPr>
      <w:r w:rsidRPr="00877077">
        <w:rPr>
          <w:rFonts w:ascii="Trebuchet MS" w:hAnsi="Trebuchet MS" w:cs="Trebuchet MS"/>
          <w:b/>
          <w:bCs/>
          <w:sz w:val="26"/>
          <w:szCs w:val="26"/>
        </w:rPr>
        <w:t xml:space="preserve">How long does the </w:t>
      </w:r>
      <w:r w:rsidR="00F526C3">
        <w:rPr>
          <w:rFonts w:ascii="Trebuchet MS" w:hAnsi="Trebuchet MS" w:cs="Trebuchet MS"/>
          <w:b/>
          <w:bCs/>
          <w:sz w:val="26"/>
          <w:szCs w:val="26"/>
        </w:rPr>
        <w:t>Community</w:t>
      </w:r>
      <w:r w:rsidRPr="00877077">
        <w:rPr>
          <w:rFonts w:ascii="Trebuchet MS" w:hAnsi="Trebuchet MS" w:cs="Trebuchet MS"/>
          <w:b/>
          <w:bCs/>
          <w:sz w:val="26"/>
          <w:szCs w:val="26"/>
        </w:rPr>
        <w:t xml:space="preserve"> run for?</w:t>
      </w:r>
    </w:p>
    <w:p w14:paraId="3CB489C8" w14:textId="53ED9443" w:rsidR="00877077" w:rsidRPr="006A6847" w:rsidRDefault="00877077" w:rsidP="00877077">
      <w:pPr>
        <w:widowControl w:val="0"/>
        <w:autoSpaceDE w:val="0"/>
        <w:autoSpaceDN w:val="0"/>
        <w:adjustRightInd w:val="0"/>
        <w:spacing w:after="260"/>
        <w:rPr>
          <w:rFonts w:ascii="Trebuchet MS" w:hAnsi="Trebuchet MS" w:cs="Trebuchet MS"/>
          <w:bCs/>
          <w:sz w:val="26"/>
          <w:szCs w:val="26"/>
        </w:rPr>
      </w:pPr>
      <w:r w:rsidRPr="006A6847">
        <w:rPr>
          <w:rFonts w:ascii="Trebuchet MS" w:hAnsi="Trebuchet MS" w:cs="Trebuchet MS"/>
          <w:bCs/>
          <w:sz w:val="26"/>
          <w:szCs w:val="26"/>
        </w:rPr>
        <w:t xml:space="preserve">There will </w:t>
      </w:r>
      <w:r w:rsidR="00F526C3">
        <w:rPr>
          <w:rFonts w:ascii="Trebuchet MS" w:hAnsi="Trebuchet MS" w:cs="Trebuchet MS"/>
          <w:bCs/>
          <w:sz w:val="26"/>
          <w:szCs w:val="26"/>
        </w:rPr>
        <w:t xml:space="preserve">be activities available in the Community </w:t>
      </w:r>
      <w:r w:rsidRPr="006A6847">
        <w:rPr>
          <w:rFonts w:ascii="Trebuchet MS" w:hAnsi="Trebuchet MS" w:cs="Trebuchet MS"/>
          <w:bCs/>
          <w:sz w:val="26"/>
          <w:szCs w:val="26"/>
        </w:rPr>
        <w:t>every week, and ongoing participation is requested</w:t>
      </w:r>
      <w:r w:rsidR="00F526C3">
        <w:rPr>
          <w:rFonts w:ascii="Trebuchet MS" w:hAnsi="Trebuchet MS" w:cs="Trebuchet MS"/>
          <w:bCs/>
          <w:sz w:val="26"/>
          <w:szCs w:val="26"/>
        </w:rPr>
        <w:t xml:space="preserve"> for approximately 3 months</w:t>
      </w:r>
      <w:r w:rsidRPr="006A6847">
        <w:rPr>
          <w:rFonts w:ascii="Trebuchet MS" w:hAnsi="Trebuchet MS" w:cs="Trebuchet MS"/>
          <w:bCs/>
          <w:sz w:val="26"/>
          <w:szCs w:val="26"/>
        </w:rPr>
        <w:t xml:space="preserve">. As a </w:t>
      </w:r>
      <w:r w:rsidR="00F526C3">
        <w:rPr>
          <w:rFonts w:ascii="Trebuchet MS" w:hAnsi="Trebuchet MS" w:cs="Trebuchet MS"/>
          <w:bCs/>
          <w:sz w:val="26"/>
          <w:szCs w:val="26"/>
        </w:rPr>
        <w:t>Community</w:t>
      </w:r>
      <w:r w:rsidRPr="006A6847">
        <w:rPr>
          <w:rFonts w:ascii="Trebuchet MS" w:hAnsi="Trebuchet MS" w:cs="Trebuchet MS"/>
          <w:bCs/>
          <w:sz w:val="26"/>
          <w:szCs w:val="26"/>
        </w:rPr>
        <w:t xml:space="preserve"> participant, we will send you an email when new activities are posted.</w:t>
      </w:r>
    </w:p>
    <w:p w14:paraId="75169A7D" w14:textId="1217C6B8" w:rsidR="00877077" w:rsidRPr="00877077" w:rsidRDefault="00877077" w:rsidP="00877077">
      <w:pPr>
        <w:widowControl w:val="0"/>
        <w:autoSpaceDE w:val="0"/>
        <w:autoSpaceDN w:val="0"/>
        <w:adjustRightInd w:val="0"/>
        <w:spacing w:after="260"/>
        <w:rPr>
          <w:rFonts w:ascii="Trebuchet MS" w:hAnsi="Trebuchet MS" w:cs="Trebuchet MS"/>
          <w:b/>
          <w:bCs/>
          <w:sz w:val="26"/>
          <w:szCs w:val="26"/>
        </w:rPr>
      </w:pPr>
      <w:r w:rsidRPr="00877077">
        <w:rPr>
          <w:rFonts w:ascii="Trebuchet MS" w:hAnsi="Trebuchet MS" w:cs="Trebuchet MS"/>
          <w:b/>
          <w:bCs/>
          <w:sz w:val="26"/>
          <w:szCs w:val="26"/>
        </w:rPr>
        <w:t xml:space="preserve">What if I want to stop participating in the </w:t>
      </w:r>
      <w:r w:rsidR="00F526C3">
        <w:rPr>
          <w:rFonts w:ascii="Trebuchet MS" w:hAnsi="Trebuchet MS" w:cs="Trebuchet MS"/>
          <w:b/>
          <w:bCs/>
          <w:sz w:val="26"/>
          <w:szCs w:val="26"/>
        </w:rPr>
        <w:t>Community</w:t>
      </w:r>
      <w:r w:rsidRPr="00877077">
        <w:rPr>
          <w:rFonts w:ascii="Trebuchet MS" w:hAnsi="Trebuchet MS" w:cs="Trebuchet MS"/>
          <w:b/>
          <w:bCs/>
          <w:sz w:val="26"/>
          <w:szCs w:val="26"/>
        </w:rPr>
        <w:t>?</w:t>
      </w:r>
    </w:p>
    <w:p w14:paraId="302BCE5E" w14:textId="05D73EC4" w:rsidR="00877077" w:rsidRPr="006A6847" w:rsidRDefault="00877077" w:rsidP="00877077">
      <w:pPr>
        <w:widowControl w:val="0"/>
        <w:autoSpaceDE w:val="0"/>
        <w:autoSpaceDN w:val="0"/>
        <w:adjustRightInd w:val="0"/>
        <w:spacing w:after="260"/>
        <w:rPr>
          <w:rFonts w:ascii="Trebuchet MS" w:hAnsi="Trebuchet MS" w:cs="Trebuchet MS"/>
          <w:bCs/>
          <w:sz w:val="26"/>
          <w:szCs w:val="26"/>
        </w:rPr>
      </w:pPr>
      <w:r w:rsidRPr="006A6847">
        <w:rPr>
          <w:rFonts w:ascii="Trebuchet MS" w:hAnsi="Trebuchet MS" w:cs="Trebuchet MS"/>
          <w:bCs/>
          <w:sz w:val="26"/>
          <w:szCs w:val="26"/>
        </w:rPr>
        <w:t xml:space="preserve">If you wish to be removed from the </w:t>
      </w:r>
      <w:r w:rsidR="00F526C3">
        <w:rPr>
          <w:rFonts w:ascii="Trebuchet MS" w:hAnsi="Trebuchet MS" w:cs="Trebuchet MS"/>
          <w:bCs/>
          <w:sz w:val="26"/>
          <w:szCs w:val="26"/>
        </w:rPr>
        <w:t>Community</w:t>
      </w:r>
      <w:r w:rsidRPr="006A6847">
        <w:rPr>
          <w:rFonts w:ascii="Trebuchet MS" w:hAnsi="Trebuchet MS" w:cs="Trebuchet MS"/>
          <w:bCs/>
          <w:sz w:val="26"/>
          <w:szCs w:val="26"/>
        </w:rPr>
        <w:t>, please email us at support@</w:t>
      </w:r>
      <w:r w:rsidR="00F526C3">
        <w:rPr>
          <w:rFonts w:ascii="Trebuchet MS" w:hAnsi="Trebuchet MS" w:cs="Trebuchet MS"/>
          <w:bCs/>
          <w:sz w:val="26"/>
          <w:szCs w:val="26"/>
        </w:rPr>
        <w:t>communityname</w:t>
      </w:r>
      <w:r w:rsidRPr="006A6847">
        <w:rPr>
          <w:rFonts w:ascii="Trebuchet MS" w:hAnsi="Trebuchet MS" w:cs="Trebuchet MS"/>
          <w:bCs/>
          <w:sz w:val="26"/>
          <w:szCs w:val="26"/>
        </w:rPr>
        <w:t>.com with the subject line: Unsubscribe</w:t>
      </w:r>
      <w:r w:rsidRPr="00F526C3">
        <w:rPr>
          <w:rFonts w:ascii="Trebuchet MS" w:hAnsi="Trebuchet MS" w:cs="Trebuchet MS"/>
          <w:bCs/>
          <w:sz w:val="26"/>
          <w:szCs w:val="26"/>
        </w:rPr>
        <w:t xml:space="preserve">: </w:t>
      </w:r>
      <w:r w:rsidR="00F526C3" w:rsidRPr="00F526C3">
        <w:rPr>
          <w:rFonts w:ascii="Trebuchet MS" w:hAnsi="Trebuchet MS" w:cs="Trebuchet MS"/>
          <w:bCs/>
          <w:sz w:val="26"/>
          <w:szCs w:val="26"/>
        </w:rPr>
        <w:t>KPMG Crowd Connection Community.</w:t>
      </w:r>
    </w:p>
    <w:p w14:paraId="4BCB70CB" w14:textId="77777777" w:rsidR="00877077" w:rsidRPr="00877077" w:rsidRDefault="00877077" w:rsidP="00877077">
      <w:pPr>
        <w:widowControl w:val="0"/>
        <w:autoSpaceDE w:val="0"/>
        <w:autoSpaceDN w:val="0"/>
        <w:adjustRightInd w:val="0"/>
        <w:spacing w:after="260"/>
        <w:rPr>
          <w:rFonts w:ascii="Trebuchet MS" w:hAnsi="Trebuchet MS" w:cs="Trebuchet MS"/>
          <w:b/>
          <w:bCs/>
          <w:sz w:val="26"/>
          <w:szCs w:val="26"/>
        </w:rPr>
      </w:pPr>
      <w:r w:rsidRPr="00877077">
        <w:rPr>
          <w:rFonts w:ascii="Trebuchet MS" w:hAnsi="Trebuchet MS" w:cs="Trebuchet MS"/>
          <w:b/>
          <w:bCs/>
          <w:sz w:val="26"/>
          <w:szCs w:val="26"/>
        </w:rPr>
        <w:t>How much time will it take?</w:t>
      </w:r>
    </w:p>
    <w:p w14:paraId="2AE608C5" w14:textId="650686F0" w:rsidR="00877077" w:rsidRPr="006A6847" w:rsidRDefault="00877077" w:rsidP="00877077">
      <w:pPr>
        <w:widowControl w:val="0"/>
        <w:autoSpaceDE w:val="0"/>
        <w:autoSpaceDN w:val="0"/>
        <w:adjustRightInd w:val="0"/>
        <w:spacing w:after="260"/>
        <w:rPr>
          <w:rFonts w:ascii="Trebuchet MS" w:hAnsi="Trebuchet MS" w:cs="Trebuchet MS"/>
          <w:bCs/>
          <w:sz w:val="26"/>
          <w:szCs w:val="26"/>
        </w:rPr>
      </w:pPr>
      <w:r w:rsidRPr="006A6847">
        <w:rPr>
          <w:rFonts w:ascii="Trebuchet MS" w:hAnsi="Trebuchet MS" w:cs="Trebuchet MS"/>
          <w:bCs/>
          <w:sz w:val="26"/>
          <w:szCs w:val="26"/>
        </w:rPr>
        <w:t xml:space="preserve">Throughout the </w:t>
      </w:r>
      <w:del w:id="68" w:author="Brooke" w:date="2012-08-29T09:16:00Z">
        <w:r w:rsidR="007418C4" w:rsidDel="005557A5">
          <w:rPr>
            <w:rFonts w:ascii="Trebuchet MS" w:hAnsi="Trebuchet MS" w:cs="Trebuchet MS"/>
            <w:bCs/>
            <w:sz w:val="26"/>
            <w:szCs w:val="26"/>
          </w:rPr>
          <w:delText>10</w:delText>
        </w:r>
        <w:r w:rsidR="006A6847" w:rsidRPr="006A6847" w:rsidDel="005557A5">
          <w:rPr>
            <w:rFonts w:ascii="Trebuchet MS" w:hAnsi="Trebuchet MS" w:cs="Trebuchet MS"/>
            <w:bCs/>
            <w:sz w:val="26"/>
            <w:szCs w:val="26"/>
          </w:rPr>
          <w:delText>-</w:delText>
        </w:r>
        <w:r w:rsidR="007418C4" w:rsidDel="005557A5">
          <w:rPr>
            <w:rFonts w:ascii="Trebuchet MS" w:hAnsi="Trebuchet MS" w:cs="Trebuchet MS"/>
            <w:bCs/>
            <w:sz w:val="26"/>
            <w:szCs w:val="26"/>
          </w:rPr>
          <w:delText>12</w:delText>
        </w:r>
      </w:del>
      <w:ins w:id="69" w:author="Brooke" w:date="2012-08-29T09:16:00Z">
        <w:r w:rsidR="005557A5">
          <w:rPr>
            <w:rFonts w:ascii="Trebuchet MS" w:hAnsi="Trebuchet MS" w:cs="Trebuchet MS"/>
            <w:bCs/>
            <w:sz w:val="26"/>
            <w:szCs w:val="26"/>
          </w:rPr>
          <w:t xml:space="preserve"> 4</w:t>
        </w:r>
      </w:ins>
      <w:r w:rsidR="006A6847" w:rsidRPr="006A6847">
        <w:rPr>
          <w:rFonts w:ascii="Trebuchet MS" w:hAnsi="Trebuchet MS" w:cs="Trebuchet MS"/>
          <w:bCs/>
          <w:sz w:val="26"/>
          <w:szCs w:val="26"/>
        </w:rPr>
        <w:t xml:space="preserve"> week</w:t>
      </w:r>
      <w:r w:rsidRPr="006A6847">
        <w:rPr>
          <w:rFonts w:ascii="Trebuchet MS" w:hAnsi="Trebuchet MS" w:cs="Trebuchet MS"/>
          <w:bCs/>
          <w:sz w:val="26"/>
          <w:szCs w:val="26"/>
        </w:rPr>
        <w:t xml:space="preserve">, you are encouraged to provide as much content as possible. New activities will be added </w:t>
      </w:r>
      <w:r w:rsidR="006A6847" w:rsidRPr="006A6847">
        <w:rPr>
          <w:rFonts w:ascii="Trebuchet MS" w:hAnsi="Trebuchet MS" w:cs="Trebuchet MS"/>
          <w:bCs/>
          <w:sz w:val="26"/>
          <w:szCs w:val="26"/>
        </w:rPr>
        <w:t>weekly</w:t>
      </w:r>
      <w:r w:rsidRPr="006A6847">
        <w:rPr>
          <w:rFonts w:ascii="Trebuchet MS" w:hAnsi="Trebuchet MS" w:cs="Trebuchet MS"/>
          <w:bCs/>
          <w:sz w:val="26"/>
          <w:szCs w:val="26"/>
        </w:rPr>
        <w:t xml:space="preserve"> and</w:t>
      </w:r>
      <w:r w:rsidR="006A6847" w:rsidRPr="006A6847">
        <w:rPr>
          <w:rFonts w:ascii="Trebuchet MS" w:hAnsi="Trebuchet MS" w:cs="Trebuchet MS"/>
          <w:bCs/>
          <w:sz w:val="26"/>
          <w:szCs w:val="26"/>
        </w:rPr>
        <w:t xml:space="preserve"> we</w:t>
      </w:r>
      <w:r w:rsidRPr="006A6847">
        <w:rPr>
          <w:rFonts w:ascii="Trebuchet MS" w:hAnsi="Trebuchet MS" w:cs="Trebuchet MS"/>
          <w:bCs/>
          <w:sz w:val="26"/>
          <w:szCs w:val="26"/>
        </w:rPr>
        <w:t xml:space="preserve"> will prompt you to share your thoughts, opinions and ideas. For regular participation, we expect this will require roughly 3 hours in total over </w:t>
      </w:r>
      <w:r w:rsidR="006A6847" w:rsidRPr="006A6847">
        <w:rPr>
          <w:rFonts w:ascii="Trebuchet MS" w:hAnsi="Trebuchet MS" w:cs="Trebuchet MS"/>
          <w:bCs/>
          <w:sz w:val="26"/>
          <w:szCs w:val="26"/>
        </w:rPr>
        <w:t>a 4</w:t>
      </w:r>
      <w:del w:id="70" w:author="Brooke" w:date="2012-08-29T09:16:00Z">
        <w:r w:rsidR="006A6847" w:rsidRPr="006A6847" w:rsidDel="00C3128A">
          <w:rPr>
            <w:rFonts w:ascii="Trebuchet MS" w:hAnsi="Trebuchet MS" w:cs="Trebuchet MS"/>
            <w:bCs/>
            <w:sz w:val="26"/>
            <w:szCs w:val="26"/>
          </w:rPr>
          <w:delText>-6</w:delText>
        </w:r>
      </w:del>
      <w:r w:rsidR="006A6847" w:rsidRPr="006A6847">
        <w:rPr>
          <w:rFonts w:ascii="Trebuchet MS" w:hAnsi="Trebuchet MS" w:cs="Trebuchet MS"/>
          <w:bCs/>
          <w:sz w:val="26"/>
          <w:szCs w:val="26"/>
        </w:rPr>
        <w:t xml:space="preserve"> week</w:t>
      </w:r>
      <w:r w:rsidRPr="006A6847">
        <w:rPr>
          <w:rFonts w:ascii="Trebuchet MS" w:hAnsi="Trebuchet MS" w:cs="Trebuchet MS"/>
          <w:bCs/>
          <w:sz w:val="26"/>
          <w:szCs w:val="26"/>
        </w:rPr>
        <w:t xml:space="preserve"> period, if you participate in all of the activities. You are encouraged to participate as much as possible, as your feedback is extremely valuable.</w:t>
      </w:r>
    </w:p>
    <w:p w14:paraId="55EB2DEE" w14:textId="77777777" w:rsidR="00877077" w:rsidRPr="00877077" w:rsidRDefault="00877077" w:rsidP="00877077">
      <w:pPr>
        <w:widowControl w:val="0"/>
        <w:autoSpaceDE w:val="0"/>
        <w:autoSpaceDN w:val="0"/>
        <w:adjustRightInd w:val="0"/>
        <w:spacing w:after="260"/>
        <w:rPr>
          <w:rFonts w:ascii="Trebuchet MS" w:hAnsi="Trebuchet MS" w:cs="Trebuchet MS"/>
          <w:b/>
          <w:bCs/>
          <w:sz w:val="26"/>
          <w:szCs w:val="26"/>
        </w:rPr>
      </w:pPr>
      <w:r w:rsidRPr="00877077">
        <w:rPr>
          <w:rFonts w:ascii="Trebuchet MS" w:hAnsi="Trebuchet MS" w:cs="Trebuchet MS"/>
          <w:b/>
          <w:bCs/>
          <w:sz w:val="26"/>
          <w:szCs w:val="26"/>
        </w:rPr>
        <w:t>Will the information I enter to be visible to others?</w:t>
      </w:r>
    </w:p>
    <w:p w14:paraId="585AC2B4" w14:textId="18220508" w:rsidR="00877077" w:rsidRPr="00DE04A9" w:rsidRDefault="00877077" w:rsidP="00877077">
      <w:pPr>
        <w:widowControl w:val="0"/>
        <w:autoSpaceDE w:val="0"/>
        <w:autoSpaceDN w:val="0"/>
        <w:adjustRightInd w:val="0"/>
        <w:spacing w:after="260"/>
        <w:rPr>
          <w:rFonts w:ascii="Trebuchet MS" w:hAnsi="Trebuchet MS" w:cs="Trebuchet MS"/>
          <w:bCs/>
          <w:sz w:val="26"/>
          <w:szCs w:val="26"/>
        </w:rPr>
      </w:pPr>
      <w:r w:rsidRPr="00DE04A9">
        <w:rPr>
          <w:rFonts w:ascii="Trebuchet MS" w:hAnsi="Trebuchet MS" w:cs="Trebuchet MS"/>
          <w:bCs/>
          <w:sz w:val="26"/>
          <w:szCs w:val="26"/>
        </w:rPr>
        <w:t xml:space="preserve">The </w:t>
      </w:r>
      <w:r w:rsidR="007418C4">
        <w:rPr>
          <w:rFonts w:ascii="Trebuchet MS" w:hAnsi="Trebuchet MS" w:cs="Trebuchet MS"/>
          <w:bCs/>
          <w:sz w:val="26"/>
          <w:szCs w:val="26"/>
        </w:rPr>
        <w:t>Community</w:t>
      </w:r>
      <w:r w:rsidRPr="00DE04A9">
        <w:rPr>
          <w:rFonts w:ascii="Trebuchet MS" w:hAnsi="Trebuchet MS" w:cs="Trebuchet MS"/>
          <w:bCs/>
          <w:sz w:val="26"/>
          <w:szCs w:val="26"/>
        </w:rPr>
        <w:t xml:space="preserve"> is intended to provide an engaging experience to all </w:t>
      </w:r>
      <w:r w:rsidRPr="00DE04A9">
        <w:rPr>
          <w:rFonts w:ascii="Trebuchet MS" w:hAnsi="Trebuchet MS" w:cs="Trebuchet MS"/>
          <w:bCs/>
          <w:sz w:val="26"/>
          <w:szCs w:val="26"/>
        </w:rPr>
        <w:lastRenderedPageBreak/>
        <w:t xml:space="preserve">participants, with collaboration, discussion and idea sharing at its core. Each invited member will have a limited, personal profile displayed that other members of the </w:t>
      </w:r>
      <w:r w:rsidR="007418C4">
        <w:rPr>
          <w:rFonts w:ascii="Trebuchet MS" w:hAnsi="Trebuchet MS" w:cs="Trebuchet MS"/>
          <w:bCs/>
          <w:sz w:val="26"/>
          <w:szCs w:val="26"/>
        </w:rPr>
        <w:t xml:space="preserve">Community </w:t>
      </w:r>
      <w:r w:rsidRPr="00DE04A9">
        <w:rPr>
          <w:rFonts w:ascii="Trebuchet MS" w:hAnsi="Trebuchet MS" w:cs="Trebuchet MS"/>
          <w:bCs/>
          <w:sz w:val="26"/>
          <w:szCs w:val="26"/>
        </w:rPr>
        <w:t xml:space="preserve">can see. You will be able to contact other members of the community within the </w:t>
      </w:r>
      <w:r w:rsidR="007418C4">
        <w:rPr>
          <w:rFonts w:ascii="Trebuchet MS" w:hAnsi="Trebuchet MS" w:cs="Trebuchet MS"/>
          <w:bCs/>
          <w:sz w:val="26"/>
          <w:szCs w:val="26"/>
        </w:rPr>
        <w:t>Community</w:t>
      </w:r>
      <w:r w:rsidRPr="00DE04A9">
        <w:rPr>
          <w:rFonts w:ascii="Trebuchet MS" w:hAnsi="Trebuchet MS" w:cs="Trebuchet MS"/>
          <w:bCs/>
          <w:sz w:val="26"/>
          <w:szCs w:val="26"/>
        </w:rPr>
        <w:t xml:space="preserve"> interface and see comments, discussions and ideas from other </w:t>
      </w:r>
      <w:r w:rsidR="007418C4">
        <w:rPr>
          <w:rFonts w:ascii="Trebuchet MS" w:hAnsi="Trebuchet MS" w:cs="Trebuchet MS"/>
          <w:bCs/>
          <w:sz w:val="26"/>
          <w:szCs w:val="26"/>
        </w:rPr>
        <w:t>Community</w:t>
      </w:r>
      <w:r w:rsidRPr="00DE04A9">
        <w:rPr>
          <w:rFonts w:ascii="Trebuchet MS" w:hAnsi="Trebuchet MS" w:cs="Trebuchet MS"/>
          <w:bCs/>
          <w:sz w:val="26"/>
          <w:szCs w:val="26"/>
        </w:rPr>
        <w:t xml:space="preserve"> participants. Your comments, discussions and ideas will also be accessible to other </w:t>
      </w:r>
      <w:r w:rsidR="007418C4">
        <w:rPr>
          <w:rFonts w:ascii="Trebuchet MS" w:hAnsi="Trebuchet MS" w:cs="Trebuchet MS"/>
          <w:bCs/>
          <w:sz w:val="26"/>
          <w:szCs w:val="26"/>
        </w:rPr>
        <w:t>Community</w:t>
      </w:r>
      <w:r w:rsidRPr="00DE04A9">
        <w:rPr>
          <w:rFonts w:ascii="Trebuchet MS" w:hAnsi="Trebuchet MS" w:cs="Trebuchet MS"/>
          <w:bCs/>
          <w:sz w:val="26"/>
          <w:szCs w:val="26"/>
        </w:rPr>
        <w:t xml:space="preserve"> participants. Access to the </w:t>
      </w:r>
      <w:r w:rsidR="007418C4">
        <w:rPr>
          <w:rFonts w:ascii="Trebuchet MS" w:hAnsi="Trebuchet MS" w:cs="Trebuchet MS"/>
          <w:bCs/>
          <w:sz w:val="26"/>
          <w:szCs w:val="26"/>
        </w:rPr>
        <w:t>Community</w:t>
      </w:r>
      <w:r w:rsidRPr="00DE04A9">
        <w:rPr>
          <w:rFonts w:ascii="Trebuchet MS" w:hAnsi="Trebuchet MS" w:cs="Trebuchet MS"/>
          <w:bCs/>
          <w:sz w:val="26"/>
          <w:szCs w:val="26"/>
        </w:rPr>
        <w:t xml:space="preserve"> is limited to invited participants and moderators only and content within the </w:t>
      </w:r>
      <w:r w:rsidR="007418C4">
        <w:rPr>
          <w:rFonts w:ascii="Trebuchet MS" w:hAnsi="Trebuchet MS" w:cs="Trebuchet MS"/>
          <w:bCs/>
          <w:sz w:val="26"/>
          <w:szCs w:val="26"/>
        </w:rPr>
        <w:t>Community</w:t>
      </w:r>
      <w:r w:rsidRPr="00DE04A9">
        <w:rPr>
          <w:rFonts w:ascii="Trebuchet MS" w:hAnsi="Trebuchet MS" w:cs="Trebuchet MS"/>
          <w:bCs/>
          <w:sz w:val="26"/>
          <w:szCs w:val="26"/>
        </w:rPr>
        <w:t xml:space="preserve"> will not be searchable on the Internet. Some of this content may be used to help inform initiatives at </w:t>
      </w:r>
      <w:r w:rsidR="007418C4">
        <w:rPr>
          <w:rFonts w:ascii="Trebuchet MS" w:hAnsi="Trebuchet MS" w:cs="Trebuchet MS"/>
          <w:bCs/>
          <w:sz w:val="26"/>
          <w:szCs w:val="26"/>
        </w:rPr>
        <w:t>KPMG</w:t>
      </w:r>
      <w:r w:rsidRPr="00DE04A9">
        <w:rPr>
          <w:rFonts w:ascii="Trebuchet MS" w:hAnsi="Trebuchet MS" w:cs="Trebuchet MS"/>
          <w:bCs/>
          <w:sz w:val="26"/>
          <w:szCs w:val="26"/>
        </w:rPr>
        <w:t>, but will not be associated or attributed back to a personally identifiable individual.</w:t>
      </w:r>
    </w:p>
    <w:p w14:paraId="02866926" w14:textId="77777777" w:rsidR="00877077" w:rsidRPr="00DE04A9" w:rsidRDefault="00877077" w:rsidP="00877077">
      <w:pPr>
        <w:widowControl w:val="0"/>
        <w:autoSpaceDE w:val="0"/>
        <w:autoSpaceDN w:val="0"/>
        <w:adjustRightInd w:val="0"/>
        <w:spacing w:after="260"/>
        <w:rPr>
          <w:rFonts w:ascii="Trebuchet MS" w:hAnsi="Trebuchet MS" w:cs="Trebuchet MS"/>
          <w:bCs/>
          <w:sz w:val="26"/>
          <w:szCs w:val="26"/>
        </w:rPr>
      </w:pPr>
      <w:r w:rsidRPr="00DE04A9">
        <w:rPr>
          <w:rFonts w:ascii="Trebuchet MS" w:hAnsi="Trebuchet MS" w:cs="Trebuchet MS"/>
          <w:bCs/>
          <w:sz w:val="26"/>
          <w:szCs w:val="26"/>
        </w:rPr>
        <w:t>For more information on site regulations, please visit the Terms of Service and Privacy Policy.</w:t>
      </w:r>
    </w:p>
    <w:p w14:paraId="277B7685" w14:textId="55AA88A5" w:rsidR="00877077" w:rsidRPr="00DE04A9" w:rsidRDefault="00877077" w:rsidP="00877077">
      <w:pPr>
        <w:widowControl w:val="0"/>
        <w:autoSpaceDE w:val="0"/>
        <w:autoSpaceDN w:val="0"/>
        <w:adjustRightInd w:val="0"/>
        <w:spacing w:after="260"/>
        <w:rPr>
          <w:rFonts w:ascii="Trebuchet MS" w:hAnsi="Trebuchet MS" w:cs="Trebuchet MS"/>
          <w:bCs/>
          <w:sz w:val="26"/>
          <w:szCs w:val="26"/>
        </w:rPr>
      </w:pPr>
      <w:r w:rsidRPr="00DE04A9">
        <w:rPr>
          <w:rFonts w:ascii="Trebuchet MS" w:hAnsi="Trebuchet MS" w:cs="Trebuchet MS"/>
          <w:bCs/>
          <w:sz w:val="26"/>
          <w:szCs w:val="26"/>
        </w:rPr>
        <w:t xml:space="preserve">If you have technical questions, please contact </w:t>
      </w:r>
      <w:proofErr w:type="spellStart"/>
      <w:r w:rsidR="007418C4">
        <w:rPr>
          <w:rFonts w:ascii="Trebuchet MS" w:hAnsi="Trebuchet MS" w:cs="Trebuchet MS"/>
          <w:bCs/>
          <w:sz w:val="26"/>
          <w:szCs w:val="26"/>
        </w:rPr>
        <w:t>support@sitename</w:t>
      </w:r>
      <w:proofErr w:type="spellEnd"/>
      <w:r w:rsidR="007418C4">
        <w:rPr>
          <w:rFonts w:ascii="Trebuchet MS" w:hAnsi="Trebuchet MS" w:cs="Trebuchet MS"/>
          <w:bCs/>
          <w:sz w:val="26"/>
          <w:szCs w:val="26"/>
        </w:rPr>
        <w:t>.</w:t>
      </w:r>
    </w:p>
    <w:p w14:paraId="7684FFB8" w14:textId="64E6274A" w:rsidR="008A14E5" w:rsidRDefault="008A14E5">
      <w:pPr>
        <w:rPr>
          <w:rFonts w:ascii="Trebuchet MS" w:hAnsi="Trebuchet MS" w:cs="Trebuchet MS"/>
          <w:sz w:val="26"/>
          <w:szCs w:val="26"/>
        </w:rPr>
      </w:pPr>
      <w:r>
        <w:rPr>
          <w:rFonts w:ascii="Trebuchet MS" w:hAnsi="Trebuchet MS" w:cs="Trebuchet MS"/>
          <w:sz w:val="26"/>
          <w:szCs w:val="26"/>
        </w:rPr>
        <w:br w:type="page"/>
      </w:r>
    </w:p>
    <w:p w14:paraId="6C7E2EFA" w14:textId="4747EAF6" w:rsidR="008B1EE2" w:rsidRDefault="008A14E5" w:rsidP="008E7A90">
      <w:pPr>
        <w:widowControl w:val="0"/>
        <w:autoSpaceDE w:val="0"/>
        <w:autoSpaceDN w:val="0"/>
        <w:adjustRightInd w:val="0"/>
        <w:spacing w:after="260"/>
        <w:rPr>
          <w:rFonts w:ascii="Trebuchet MS" w:hAnsi="Trebuchet MS" w:cs="Trebuchet MS"/>
          <w:b/>
          <w:bCs/>
          <w:color w:val="262626"/>
          <w:sz w:val="52"/>
          <w:szCs w:val="52"/>
        </w:rPr>
      </w:pPr>
      <w:r>
        <w:rPr>
          <w:rFonts w:ascii="Trebuchet MS" w:hAnsi="Trebuchet MS" w:cs="Trebuchet MS"/>
          <w:b/>
          <w:bCs/>
          <w:color w:val="262626"/>
          <w:sz w:val="52"/>
          <w:szCs w:val="52"/>
        </w:rPr>
        <w:lastRenderedPageBreak/>
        <w:t xml:space="preserve">The </w:t>
      </w:r>
      <w:proofErr w:type="gramStart"/>
      <w:r>
        <w:rPr>
          <w:rFonts w:ascii="Trebuchet MS" w:hAnsi="Trebuchet MS" w:cs="Trebuchet MS"/>
          <w:b/>
          <w:bCs/>
          <w:color w:val="262626"/>
          <w:sz w:val="52"/>
          <w:szCs w:val="52"/>
        </w:rPr>
        <w:t>Challenge</w:t>
      </w:r>
      <w:r>
        <w:rPr>
          <w:rFonts w:ascii="Trebuchet MS" w:hAnsi="Trebuchet MS" w:cs="Trebuchet MS"/>
          <w:i/>
          <w:color w:val="D9D9D9" w:themeColor="background1" w:themeShade="D9"/>
          <w:sz w:val="26"/>
          <w:szCs w:val="26"/>
        </w:rPr>
        <w:t>(</w:t>
      </w:r>
      <w:proofErr w:type="gramEnd"/>
      <w:r>
        <w:rPr>
          <w:rFonts w:ascii="Trebuchet MS" w:hAnsi="Trebuchet MS" w:cs="Trebuchet MS"/>
          <w:i/>
          <w:color w:val="D9D9D9" w:themeColor="background1" w:themeShade="D9"/>
          <w:sz w:val="26"/>
          <w:szCs w:val="26"/>
        </w:rPr>
        <w:t>available only when logged in)</w:t>
      </w:r>
    </w:p>
    <w:p w14:paraId="2C171653" w14:textId="0CC04A9E" w:rsidR="00960F21" w:rsidRPr="00960F21" w:rsidRDefault="00960F21" w:rsidP="008A14E5">
      <w:pPr>
        <w:widowControl w:val="0"/>
        <w:autoSpaceDE w:val="0"/>
        <w:autoSpaceDN w:val="0"/>
        <w:adjustRightInd w:val="0"/>
        <w:spacing w:after="260"/>
        <w:rPr>
          <w:rFonts w:ascii="Trebuchet MS" w:hAnsi="Trebuchet MS" w:cs="Trebuchet MS"/>
          <w:b/>
          <w:sz w:val="26"/>
          <w:szCs w:val="26"/>
        </w:rPr>
      </w:pPr>
      <w:r w:rsidRPr="00960F21">
        <w:rPr>
          <w:rFonts w:ascii="Trebuchet MS" w:hAnsi="Trebuchet MS" w:cs="Trebuchet MS"/>
          <w:b/>
          <w:sz w:val="26"/>
          <w:szCs w:val="26"/>
        </w:rPr>
        <w:t>Big Data</w:t>
      </w:r>
    </w:p>
    <w:p w14:paraId="06AED17B" w14:textId="77777777" w:rsidR="008B22C8" w:rsidRDefault="008A14E5" w:rsidP="008A14E5">
      <w:pPr>
        <w:widowControl w:val="0"/>
        <w:autoSpaceDE w:val="0"/>
        <w:autoSpaceDN w:val="0"/>
        <w:adjustRightInd w:val="0"/>
        <w:spacing w:after="260"/>
        <w:rPr>
          <w:rFonts w:ascii="Trebuchet MS" w:hAnsi="Trebuchet MS" w:cs="Trebuchet MS"/>
          <w:sz w:val="26"/>
          <w:szCs w:val="26"/>
        </w:rPr>
      </w:pPr>
      <w:r>
        <w:rPr>
          <w:rFonts w:ascii="Trebuchet MS" w:hAnsi="Trebuchet MS" w:cs="Trebuchet MS"/>
          <w:sz w:val="26"/>
          <w:szCs w:val="26"/>
        </w:rPr>
        <w:t xml:space="preserve">During our initial challenge, we will be addressing “big data”. How can we and our clients use and manage </w:t>
      </w:r>
      <w:r w:rsidRPr="00D71EF3">
        <w:rPr>
          <w:rFonts w:ascii="Trebuchet MS" w:hAnsi="Trebuchet MS" w:cs="Trebuchet MS"/>
          <w:sz w:val="26"/>
          <w:szCs w:val="26"/>
        </w:rPr>
        <w:t xml:space="preserve">data sets so large that they become </w:t>
      </w:r>
      <w:r>
        <w:rPr>
          <w:rFonts w:ascii="Trebuchet MS" w:hAnsi="Trebuchet MS" w:cs="Trebuchet MS"/>
          <w:sz w:val="26"/>
          <w:szCs w:val="26"/>
        </w:rPr>
        <w:t xml:space="preserve">a burden? </w:t>
      </w:r>
    </w:p>
    <w:p w14:paraId="18E09135" w14:textId="77777777" w:rsidR="008B22C8" w:rsidRDefault="008B22C8" w:rsidP="008B22C8">
      <w:pPr>
        <w:widowControl w:val="0"/>
        <w:autoSpaceDE w:val="0"/>
        <w:autoSpaceDN w:val="0"/>
        <w:adjustRightInd w:val="0"/>
        <w:spacing w:after="260"/>
        <w:rPr>
          <w:rFonts w:ascii="Trebuchet MS" w:hAnsi="Trebuchet MS" w:cs="Trebuchet MS"/>
          <w:sz w:val="26"/>
          <w:szCs w:val="26"/>
        </w:rPr>
      </w:pPr>
      <w:r w:rsidRPr="008B22C8">
        <w:rPr>
          <w:rFonts w:ascii="Trebuchet MS" w:hAnsi="Trebuchet MS" w:cs="Trebuchet MS"/>
          <w:sz w:val="26"/>
          <w:szCs w:val="26"/>
        </w:rPr>
        <w:t>We're all using big data, even if we aren't aware of it.</w:t>
      </w:r>
      <w:r>
        <w:rPr>
          <w:rFonts w:ascii="Trebuchet MS" w:hAnsi="Trebuchet MS" w:cs="Trebuchet MS"/>
          <w:sz w:val="26"/>
          <w:szCs w:val="26"/>
        </w:rPr>
        <w:t xml:space="preserve"> </w:t>
      </w:r>
      <w:r w:rsidRPr="008B22C8">
        <w:rPr>
          <w:rFonts w:ascii="Trebuchet MS" w:hAnsi="Trebuchet MS" w:cs="Trebuchet MS"/>
          <w:sz w:val="26"/>
          <w:szCs w:val="26"/>
        </w:rPr>
        <w:t xml:space="preserve">Big data has been a loosely-defined term used to describe data sets that become very difficult to manage with standard tools. </w:t>
      </w:r>
    </w:p>
    <w:p w14:paraId="0CF06DEE" w14:textId="7A2F5F70" w:rsidR="008B22C8" w:rsidRPr="008B22C8" w:rsidRDefault="008B22C8" w:rsidP="008B22C8">
      <w:pPr>
        <w:widowControl w:val="0"/>
        <w:autoSpaceDE w:val="0"/>
        <w:autoSpaceDN w:val="0"/>
        <w:adjustRightInd w:val="0"/>
        <w:spacing w:after="260"/>
        <w:rPr>
          <w:rFonts w:ascii="Trebuchet MS" w:hAnsi="Trebuchet MS" w:cs="Trebuchet MS"/>
          <w:sz w:val="26"/>
          <w:szCs w:val="26"/>
        </w:rPr>
      </w:pPr>
      <w:r w:rsidRPr="008B22C8">
        <w:rPr>
          <w:rFonts w:ascii="Trebuchet MS" w:hAnsi="Trebuchet MS" w:cs="Trebuchet MS"/>
          <w:sz w:val="26"/>
          <w:szCs w:val="26"/>
        </w:rPr>
        <w:t>Any challenges around small data sets are magnified when it comes to big data. Correlations become very challenging.</w:t>
      </w:r>
      <w:r>
        <w:rPr>
          <w:rFonts w:ascii="Trebuchet MS" w:hAnsi="Trebuchet MS" w:cs="Trebuchet MS"/>
          <w:sz w:val="26"/>
          <w:szCs w:val="26"/>
        </w:rPr>
        <w:t xml:space="preserve"> </w:t>
      </w:r>
      <w:r w:rsidRPr="008B22C8">
        <w:rPr>
          <w:rFonts w:ascii="Trebuchet MS" w:hAnsi="Trebuchet MS" w:cs="Trebuchet MS"/>
          <w:sz w:val="26"/>
          <w:szCs w:val="26"/>
        </w:rPr>
        <w:t xml:space="preserve">Often times, big data leads to challenges around capturing valid (quality) data, storing and searching this information, as well as providing access to, analyzing and visualizing the information required to do one's job.  </w:t>
      </w:r>
    </w:p>
    <w:p w14:paraId="54F7B17A" w14:textId="1D837217" w:rsidR="008B22C8" w:rsidRPr="008B22C8" w:rsidRDefault="008A14E5" w:rsidP="008A14E5">
      <w:pPr>
        <w:widowControl w:val="0"/>
        <w:autoSpaceDE w:val="0"/>
        <w:autoSpaceDN w:val="0"/>
        <w:adjustRightInd w:val="0"/>
        <w:spacing w:after="260"/>
        <w:rPr>
          <w:rFonts w:ascii="Trebuchet MS" w:hAnsi="Trebuchet MS" w:cs="Trebuchet MS"/>
          <w:sz w:val="26"/>
          <w:szCs w:val="26"/>
        </w:rPr>
      </w:pPr>
      <w:r>
        <w:rPr>
          <w:rFonts w:ascii="Trebuchet MS" w:hAnsi="Trebuchet MS" w:cs="Trebuchet MS"/>
          <w:sz w:val="26"/>
          <w:szCs w:val="26"/>
        </w:rPr>
        <w:t xml:space="preserve">We’ll be running a series of activities around this challenge throughout the next few weeks. You can participate in a variety of ways after joining.  We’ll also keep you up-to-date as we add new topics and opportunities to participate. </w:t>
      </w:r>
    </w:p>
    <w:p w14:paraId="0B699DD8" w14:textId="77777777" w:rsidR="008A14E5" w:rsidRDefault="008A14E5" w:rsidP="008E7A90">
      <w:pPr>
        <w:widowControl w:val="0"/>
        <w:autoSpaceDE w:val="0"/>
        <w:autoSpaceDN w:val="0"/>
        <w:adjustRightInd w:val="0"/>
        <w:spacing w:after="260"/>
        <w:rPr>
          <w:rFonts w:ascii="Trebuchet MS" w:hAnsi="Trebuchet MS" w:cs="Trebuchet MS"/>
          <w:sz w:val="26"/>
          <w:szCs w:val="26"/>
        </w:rPr>
      </w:pPr>
    </w:p>
    <w:p w14:paraId="0F6D68D4" w14:textId="08C417F8" w:rsidR="007418C4" w:rsidRDefault="007418C4">
      <w:pPr>
        <w:rPr>
          <w:rFonts w:ascii="Trebuchet MS" w:hAnsi="Trebuchet MS" w:cs="Trebuchet MS"/>
          <w:b/>
          <w:bCs/>
          <w:color w:val="262626"/>
          <w:sz w:val="52"/>
          <w:szCs w:val="52"/>
        </w:rPr>
      </w:pPr>
      <w:r>
        <w:rPr>
          <w:rFonts w:ascii="Trebuchet MS" w:hAnsi="Trebuchet MS" w:cs="Trebuchet MS"/>
          <w:b/>
          <w:bCs/>
          <w:color w:val="262626"/>
          <w:sz w:val="52"/>
          <w:szCs w:val="52"/>
        </w:rPr>
        <w:br w:type="page"/>
      </w:r>
    </w:p>
    <w:p w14:paraId="50D08C77" w14:textId="65DCDBB9" w:rsidR="00F84969" w:rsidRPr="008E7A90" w:rsidRDefault="00F84969" w:rsidP="00F84969">
      <w:pPr>
        <w:widowControl w:val="0"/>
        <w:autoSpaceDE w:val="0"/>
        <w:autoSpaceDN w:val="0"/>
        <w:adjustRightInd w:val="0"/>
        <w:spacing w:after="340"/>
        <w:rPr>
          <w:rFonts w:ascii="Trebuchet MS" w:hAnsi="Trebuchet MS" w:cs="Trebuchet MS"/>
          <w:b/>
          <w:bCs/>
          <w:color w:val="262626"/>
          <w:sz w:val="52"/>
          <w:szCs w:val="52"/>
        </w:rPr>
      </w:pPr>
      <w:commentRangeStart w:id="71"/>
      <w:r>
        <w:rPr>
          <w:rFonts w:ascii="Trebuchet MS" w:hAnsi="Trebuchet MS" w:cs="Trebuchet MS"/>
          <w:b/>
          <w:bCs/>
          <w:color w:val="262626"/>
          <w:sz w:val="52"/>
          <w:szCs w:val="52"/>
        </w:rPr>
        <w:lastRenderedPageBreak/>
        <w:t>Meet the Team</w:t>
      </w:r>
      <w:commentRangeEnd w:id="71"/>
      <w:r>
        <w:rPr>
          <w:rStyle w:val="CommentReference"/>
        </w:rPr>
        <w:commentReference w:id="71"/>
      </w:r>
      <w:r w:rsidR="008A14E5">
        <w:rPr>
          <w:rFonts w:ascii="Trebuchet MS" w:hAnsi="Trebuchet MS" w:cs="Trebuchet MS"/>
          <w:b/>
          <w:bCs/>
          <w:color w:val="262626"/>
          <w:sz w:val="52"/>
          <w:szCs w:val="52"/>
        </w:rPr>
        <w:t xml:space="preserve"> </w:t>
      </w:r>
      <w:r w:rsidR="008A14E5">
        <w:rPr>
          <w:rFonts w:ascii="Trebuchet MS" w:hAnsi="Trebuchet MS" w:cs="Trebuchet MS"/>
          <w:i/>
          <w:color w:val="D9D9D9" w:themeColor="background1" w:themeShade="D9"/>
          <w:sz w:val="26"/>
          <w:szCs w:val="26"/>
        </w:rPr>
        <w:t xml:space="preserve">(available only when logged in) </w:t>
      </w:r>
    </w:p>
    <w:p w14:paraId="7A0338B2" w14:textId="77777777" w:rsidR="00F84969" w:rsidRDefault="00F84969">
      <w:pPr>
        <w:rPr>
          <w:rFonts w:ascii="Trebuchet MS" w:hAnsi="Trebuchet MS" w:cs="Trebuchet MS"/>
          <w:b/>
          <w:bCs/>
          <w:color w:val="262626"/>
          <w:sz w:val="52"/>
          <w:szCs w:val="52"/>
        </w:rPr>
      </w:pPr>
      <w:r>
        <w:rPr>
          <w:rFonts w:ascii="Trebuchet MS" w:hAnsi="Trebuchet MS" w:cs="Trebuchet MS"/>
          <w:b/>
          <w:bCs/>
          <w:color w:val="262626"/>
          <w:sz w:val="52"/>
          <w:szCs w:val="52"/>
        </w:rPr>
        <w:br w:type="page"/>
      </w:r>
    </w:p>
    <w:p w14:paraId="4FBA07C9" w14:textId="0B453B5E" w:rsidR="0084236A" w:rsidRPr="008E7A90" w:rsidRDefault="0084236A" w:rsidP="0084236A">
      <w:pPr>
        <w:widowControl w:val="0"/>
        <w:autoSpaceDE w:val="0"/>
        <w:autoSpaceDN w:val="0"/>
        <w:adjustRightInd w:val="0"/>
        <w:spacing w:after="340"/>
        <w:rPr>
          <w:rFonts w:ascii="Trebuchet MS" w:hAnsi="Trebuchet MS" w:cs="Trebuchet MS"/>
          <w:b/>
          <w:bCs/>
          <w:color w:val="262626"/>
          <w:sz w:val="52"/>
          <w:szCs w:val="52"/>
        </w:rPr>
      </w:pPr>
      <w:r>
        <w:rPr>
          <w:rFonts w:ascii="Trebuchet MS" w:hAnsi="Trebuchet MS" w:cs="Trebuchet MS"/>
          <w:b/>
          <w:bCs/>
          <w:color w:val="262626"/>
          <w:sz w:val="52"/>
          <w:szCs w:val="52"/>
        </w:rPr>
        <w:lastRenderedPageBreak/>
        <w:t>Invite Email</w:t>
      </w:r>
    </w:p>
    <w:p w14:paraId="67533BBD" w14:textId="1F1543E1" w:rsidR="00967A18" w:rsidRDefault="00967A18" w:rsidP="00967A18">
      <w:pPr>
        <w:widowControl w:val="0"/>
        <w:autoSpaceDE w:val="0"/>
        <w:autoSpaceDN w:val="0"/>
        <w:adjustRightInd w:val="0"/>
        <w:spacing w:after="260"/>
        <w:rPr>
          <w:rFonts w:ascii="Trebuchet MS" w:hAnsi="Trebuchet MS" w:cs="Trebuchet MS"/>
          <w:sz w:val="26"/>
          <w:szCs w:val="26"/>
        </w:rPr>
      </w:pPr>
      <w:r>
        <w:rPr>
          <w:rFonts w:ascii="Trebuchet MS" w:hAnsi="Trebuchet MS" w:cs="Trebuchet MS"/>
          <w:sz w:val="26"/>
          <w:szCs w:val="26"/>
        </w:rPr>
        <w:t xml:space="preserve">Subject: </w:t>
      </w:r>
      <w:r w:rsidR="00110439">
        <w:rPr>
          <w:rFonts w:ascii="Trebuchet MS" w:hAnsi="Trebuchet MS" w:cs="Trebuchet MS"/>
          <w:sz w:val="26"/>
          <w:szCs w:val="26"/>
        </w:rPr>
        <w:t>Have Your Voice Heard -</w:t>
      </w:r>
      <w:r>
        <w:rPr>
          <w:rFonts w:ascii="Trebuchet MS" w:hAnsi="Trebuchet MS" w:cs="Trebuchet MS"/>
          <w:sz w:val="26"/>
          <w:szCs w:val="26"/>
        </w:rPr>
        <w:t xml:space="preserve"> </w:t>
      </w:r>
      <w:r w:rsidR="00110439">
        <w:rPr>
          <w:rFonts w:ascii="Trebuchet MS" w:hAnsi="Trebuchet MS" w:cs="Trebuchet MS"/>
          <w:sz w:val="26"/>
          <w:szCs w:val="26"/>
        </w:rPr>
        <w:t xml:space="preserve">Join the </w:t>
      </w:r>
      <w:r w:rsidR="007418C4">
        <w:rPr>
          <w:rFonts w:ascii="Trebuchet MS" w:hAnsi="Trebuchet MS" w:cs="Trebuchet MS"/>
          <w:sz w:val="26"/>
          <w:szCs w:val="26"/>
        </w:rPr>
        <w:t>KPMG Crowd Connection Community</w:t>
      </w:r>
    </w:p>
    <w:p w14:paraId="54E3480D" w14:textId="50319E46" w:rsidR="00110439" w:rsidRDefault="00110439" w:rsidP="00110439">
      <w:pPr>
        <w:widowControl w:val="0"/>
        <w:autoSpaceDE w:val="0"/>
        <w:autoSpaceDN w:val="0"/>
        <w:adjustRightInd w:val="0"/>
        <w:spacing w:after="260"/>
        <w:rPr>
          <w:rFonts w:ascii="Trebuchet MS" w:hAnsi="Trebuchet MS" w:cs="Trebuchet MS"/>
          <w:sz w:val="26"/>
          <w:szCs w:val="26"/>
        </w:rPr>
      </w:pPr>
      <w:r w:rsidRPr="00F74D4B">
        <w:rPr>
          <w:rFonts w:ascii="Trebuchet MS" w:hAnsi="Trebuchet MS" w:cs="Trebuchet MS"/>
          <w:sz w:val="26"/>
          <w:szCs w:val="26"/>
          <w:highlight w:val="lightGray"/>
        </w:rPr>
        <w:t>[</w:t>
      </w:r>
      <w:proofErr w:type="gramStart"/>
      <w:r w:rsidRPr="00F74D4B">
        <w:rPr>
          <w:rFonts w:ascii="Trebuchet MS" w:hAnsi="Trebuchet MS" w:cs="Trebuchet MS"/>
          <w:sz w:val="26"/>
          <w:szCs w:val="26"/>
          <w:highlight w:val="lightGray"/>
        </w:rPr>
        <w:t>screenshot</w:t>
      </w:r>
      <w:proofErr w:type="gramEnd"/>
      <w:r w:rsidRPr="00F74D4B">
        <w:rPr>
          <w:rFonts w:ascii="Trebuchet MS" w:hAnsi="Trebuchet MS" w:cs="Trebuchet MS"/>
          <w:sz w:val="26"/>
          <w:szCs w:val="26"/>
          <w:highlight w:val="lightGray"/>
        </w:rPr>
        <w:t xml:space="preserve"> of </w:t>
      </w:r>
      <w:r>
        <w:rPr>
          <w:rFonts w:ascii="Trebuchet MS" w:hAnsi="Trebuchet MS" w:cs="Trebuchet MS"/>
          <w:sz w:val="26"/>
          <w:szCs w:val="26"/>
          <w:highlight w:val="lightGray"/>
        </w:rPr>
        <w:t>homepage</w:t>
      </w:r>
      <w:r w:rsidRPr="00F74D4B">
        <w:rPr>
          <w:rFonts w:ascii="Trebuchet MS" w:hAnsi="Trebuchet MS" w:cs="Trebuchet MS"/>
          <w:sz w:val="26"/>
          <w:szCs w:val="26"/>
          <w:highlight w:val="lightGray"/>
        </w:rPr>
        <w:t>]</w:t>
      </w:r>
    </w:p>
    <w:p w14:paraId="4F2EAC50" w14:textId="54D57210" w:rsidR="005060A2" w:rsidRPr="005060A2" w:rsidRDefault="005060A2" w:rsidP="008549AA">
      <w:pPr>
        <w:widowControl w:val="0"/>
        <w:autoSpaceDE w:val="0"/>
        <w:autoSpaceDN w:val="0"/>
        <w:adjustRightInd w:val="0"/>
        <w:spacing w:after="260"/>
        <w:rPr>
          <w:rFonts w:ascii="Trebuchet MS" w:hAnsi="Trebuchet MS" w:cs="Trebuchet MS"/>
          <w:b/>
          <w:bCs/>
          <w:sz w:val="40"/>
          <w:szCs w:val="40"/>
        </w:rPr>
      </w:pPr>
      <w:r w:rsidRPr="005060A2">
        <w:rPr>
          <w:rFonts w:ascii="Trebuchet MS" w:hAnsi="Trebuchet MS" w:cs="Trebuchet MS"/>
          <w:b/>
          <w:bCs/>
          <w:sz w:val="40"/>
          <w:szCs w:val="40"/>
        </w:rPr>
        <w:t xml:space="preserve">Have your voice heard, and </w:t>
      </w:r>
      <w:ins w:id="72" w:author="Brooke" w:date="2012-08-29T09:08:00Z">
        <w:r w:rsidR="005557A5">
          <w:rPr>
            <w:rFonts w:ascii="Trebuchet MS" w:hAnsi="Trebuchet MS" w:cs="Trebuchet MS"/>
            <w:b/>
            <w:bCs/>
            <w:sz w:val="40"/>
            <w:szCs w:val="40"/>
          </w:rPr>
          <w:t xml:space="preserve">get an </w:t>
        </w:r>
        <w:proofErr w:type="spellStart"/>
        <w:r w:rsidR="005557A5">
          <w:rPr>
            <w:rFonts w:ascii="Trebuchet MS" w:hAnsi="Trebuchet MS" w:cs="Trebuchet MS"/>
            <w:b/>
            <w:bCs/>
            <w:sz w:val="40"/>
            <w:szCs w:val="40"/>
          </w:rPr>
          <w:t>iPad</w:t>
        </w:r>
        <w:proofErr w:type="spellEnd"/>
        <w:r w:rsidR="005557A5">
          <w:rPr>
            <w:rFonts w:ascii="Trebuchet MS" w:hAnsi="Trebuchet MS" w:cs="Trebuchet MS"/>
            <w:b/>
            <w:bCs/>
            <w:sz w:val="40"/>
            <w:szCs w:val="40"/>
          </w:rPr>
          <w:t xml:space="preserve">. </w:t>
        </w:r>
      </w:ins>
      <w:del w:id="73" w:author="Brooke" w:date="2012-08-29T09:08:00Z">
        <w:r w:rsidRPr="005060A2" w:rsidDel="005557A5">
          <w:rPr>
            <w:rFonts w:ascii="Trebuchet MS" w:hAnsi="Trebuchet MS" w:cs="Trebuchet MS"/>
            <w:b/>
            <w:bCs/>
            <w:sz w:val="40"/>
            <w:szCs w:val="40"/>
          </w:rPr>
          <w:delText xml:space="preserve">get </w:delText>
        </w:r>
      </w:del>
      <w:del w:id="74" w:author="Brooke" w:date="2012-08-29T09:09:00Z">
        <w:r w:rsidR="007418C4" w:rsidDel="005557A5">
          <w:rPr>
            <w:rFonts w:ascii="Trebuchet MS" w:hAnsi="Trebuchet MS" w:cs="Trebuchet MS"/>
            <w:b/>
            <w:bCs/>
            <w:sz w:val="40"/>
            <w:szCs w:val="40"/>
          </w:rPr>
          <w:delText>____.</w:delText>
        </w:r>
      </w:del>
    </w:p>
    <w:p w14:paraId="18F075FD" w14:textId="6F370130" w:rsidR="001C150F" w:rsidRDefault="00110439" w:rsidP="008549AA">
      <w:pPr>
        <w:widowControl w:val="0"/>
        <w:autoSpaceDE w:val="0"/>
        <w:autoSpaceDN w:val="0"/>
        <w:adjustRightInd w:val="0"/>
        <w:spacing w:after="260"/>
        <w:rPr>
          <w:rFonts w:ascii="Trebuchet MS" w:hAnsi="Trebuchet MS" w:cs="Trebuchet MS"/>
          <w:bCs/>
          <w:sz w:val="26"/>
          <w:szCs w:val="26"/>
        </w:rPr>
      </w:pPr>
      <w:r>
        <w:rPr>
          <w:rFonts w:ascii="Trebuchet MS" w:hAnsi="Trebuchet MS" w:cs="Trebuchet MS"/>
          <w:bCs/>
          <w:sz w:val="26"/>
          <w:szCs w:val="26"/>
        </w:rPr>
        <w:t xml:space="preserve">As a valued </w:t>
      </w:r>
      <w:r w:rsidR="007418C4">
        <w:rPr>
          <w:rFonts w:ascii="Trebuchet MS" w:hAnsi="Trebuchet MS" w:cs="Trebuchet MS"/>
          <w:bCs/>
          <w:sz w:val="26"/>
          <w:szCs w:val="26"/>
        </w:rPr>
        <w:t>KPMG employee,</w:t>
      </w:r>
      <w:r>
        <w:rPr>
          <w:rFonts w:ascii="Trebuchet MS" w:hAnsi="Trebuchet MS" w:cs="Trebuchet MS"/>
          <w:bCs/>
          <w:sz w:val="26"/>
          <w:szCs w:val="26"/>
        </w:rPr>
        <w:t xml:space="preserve"> w</w:t>
      </w:r>
      <w:r w:rsidR="001C150F">
        <w:rPr>
          <w:rFonts w:ascii="Trebuchet MS" w:hAnsi="Trebuchet MS" w:cs="Trebuchet MS"/>
          <w:bCs/>
          <w:sz w:val="26"/>
          <w:szCs w:val="26"/>
        </w:rPr>
        <w:t>e’d</w:t>
      </w:r>
      <w:r w:rsidR="008549AA" w:rsidRPr="008549AA">
        <w:rPr>
          <w:rFonts w:ascii="Trebuchet MS" w:hAnsi="Trebuchet MS" w:cs="Trebuchet MS" w:hint="eastAsia"/>
          <w:bCs/>
          <w:sz w:val="26"/>
          <w:szCs w:val="26"/>
        </w:rPr>
        <w:t xml:space="preserve"> l</w:t>
      </w:r>
      <w:r>
        <w:rPr>
          <w:rFonts w:ascii="Trebuchet MS" w:hAnsi="Trebuchet MS" w:cs="Trebuchet MS" w:hint="eastAsia"/>
          <w:bCs/>
          <w:sz w:val="26"/>
          <w:szCs w:val="26"/>
        </w:rPr>
        <w:t>ike to invite you to be part of</w:t>
      </w:r>
      <w:r>
        <w:rPr>
          <w:rFonts w:ascii="Trebuchet MS" w:hAnsi="Trebuchet MS" w:cs="Trebuchet MS"/>
          <w:bCs/>
          <w:sz w:val="26"/>
          <w:szCs w:val="26"/>
        </w:rPr>
        <w:t xml:space="preserve"> </w:t>
      </w:r>
      <w:r>
        <w:rPr>
          <w:rFonts w:ascii="Trebuchet MS" w:hAnsi="Trebuchet MS" w:cs="Trebuchet MS"/>
          <w:sz w:val="26"/>
          <w:szCs w:val="26"/>
        </w:rPr>
        <w:t xml:space="preserve">an invite only online community that will influence </w:t>
      </w:r>
      <w:r w:rsidR="007418C4">
        <w:rPr>
          <w:rFonts w:ascii="Trebuchet MS" w:hAnsi="Trebuchet MS" w:cs="Trebuchet MS"/>
          <w:sz w:val="26"/>
          <w:szCs w:val="26"/>
        </w:rPr>
        <w:t xml:space="preserve">the future of KPMG and </w:t>
      </w:r>
      <w:r w:rsidR="00D71EF3">
        <w:rPr>
          <w:rFonts w:ascii="Trebuchet MS" w:hAnsi="Trebuchet MS" w:cs="Trebuchet MS"/>
          <w:sz w:val="26"/>
          <w:szCs w:val="26"/>
        </w:rPr>
        <w:t>our clients</w:t>
      </w:r>
      <w:r w:rsidR="00C07679">
        <w:rPr>
          <w:rFonts w:ascii="Trebuchet MS" w:hAnsi="Trebuchet MS" w:cs="Trebuchet MS"/>
          <w:sz w:val="26"/>
          <w:szCs w:val="26"/>
        </w:rPr>
        <w:t xml:space="preserve">. Those who participate </w:t>
      </w:r>
      <w:r w:rsidR="007418C4">
        <w:rPr>
          <w:rFonts w:ascii="Trebuchet MS" w:hAnsi="Trebuchet MS" w:cs="Trebuchet MS"/>
          <w:sz w:val="26"/>
          <w:szCs w:val="26"/>
        </w:rPr>
        <w:t>will be entered into a draw for</w:t>
      </w:r>
      <w:del w:id="75" w:author="Brooke" w:date="2012-08-29T09:09:00Z">
        <w:r w:rsidR="007418C4" w:rsidDel="005557A5">
          <w:rPr>
            <w:rFonts w:ascii="Trebuchet MS" w:hAnsi="Trebuchet MS" w:cs="Trebuchet MS"/>
            <w:sz w:val="26"/>
            <w:szCs w:val="26"/>
          </w:rPr>
          <w:delText>____</w:delText>
        </w:r>
        <w:r w:rsidR="00C07679" w:rsidDel="005557A5">
          <w:rPr>
            <w:rFonts w:ascii="Trebuchet MS" w:hAnsi="Trebuchet MS" w:cs="Trebuchet MS"/>
            <w:sz w:val="26"/>
            <w:szCs w:val="26"/>
          </w:rPr>
          <w:delText>!</w:delText>
        </w:r>
      </w:del>
      <w:ins w:id="76" w:author="Brooke" w:date="2012-08-29T09:09:00Z">
        <w:r w:rsidR="005557A5">
          <w:rPr>
            <w:rFonts w:ascii="Trebuchet MS" w:hAnsi="Trebuchet MS" w:cs="Trebuchet MS"/>
            <w:sz w:val="26"/>
            <w:szCs w:val="26"/>
          </w:rPr>
          <w:t xml:space="preserve"> </w:t>
        </w:r>
      </w:ins>
      <w:ins w:id="77" w:author="Brooke" w:date="2012-08-29T09:25:00Z">
        <w:r w:rsidR="00C3128A">
          <w:rPr>
            <w:rFonts w:ascii="Trebuchet MS" w:hAnsi="Trebuchet MS" w:cs="Trebuchet MS"/>
            <w:sz w:val="26"/>
            <w:szCs w:val="26"/>
          </w:rPr>
          <w:t>a</w:t>
        </w:r>
      </w:ins>
      <w:ins w:id="78" w:author="Brooke" w:date="2012-08-29T09:09:00Z">
        <w:r w:rsidR="005557A5">
          <w:rPr>
            <w:rFonts w:ascii="Trebuchet MS" w:hAnsi="Trebuchet MS" w:cs="Trebuchet MS"/>
            <w:sz w:val="26"/>
            <w:szCs w:val="26"/>
          </w:rPr>
          <w:t xml:space="preserve">n </w:t>
        </w:r>
        <w:proofErr w:type="spellStart"/>
        <w:r w:rsidR="005557A5">
          <w:rPr>
            <w:rFonts w:ascii="Trebuchet MS" w:hAnsi="Trebuchet MS" w:cs="Trebuchet MS"/>
            <w:sz w:val="26"/>
            <w:szCs w:val="26"/>
          </w:rPr>
          <w:t>iPad</w:t>
        </w:r>
        <w:proofErr w:type="spellEnd"/>
        <w:r w:rsidR="005557A5">
          <w:rPr>
            <w:rFonts w:ascii="Trebuchet MS" w:hAnsi="Trebuchet MS" w:cs="Trebuchet MS"/>
            <w:sz w:val="26"/>
            <w:szCs w:val="26"/>
          </w:rPr>
          <w:t xml:space="preserve"> and a tablet</w:t>
        </w:r>
        <w:r w:rsidR="005557A5">
          <w:rPr>
            <w:rFonts w:ascii="Trebuchet MS" w:hAnsi="Trebuchet MS" w:cs="Trebuchet MS"/>
            <w:sz w:val="26"/>
            <w:szCs w:val="26"/>
          </w:rPr>
          <w:t>!</w:t>
        </w:r>
      </w:ins>
    </w:p>
    <w:p w14:paraId="3A6FE0FA" w14:textId="08F0C507" w:rsidR="001C150F" w:rsidRDefault="00110439" w:rsidP="001C150F">
      <w:pPr>
        <w:widowControl w:val="0"/>
        <w:autoSpaceDE w:val="0"/>
        <w:autoSpaceDN w:val="0"/>
        <w:adjustRightInd w:val="0"/>
        <w:spacing w:after="260"/>
        <w:rPr>
          <w:rFonts w:ascii="Trebuchet MS" w:hAnsi="Trebuchet MS" w:cs="Trebuchet MS"/>
          <w:sz w:val="26"/>
          <w:szCs w:val="26"/>
        </w:rPr>
      </w:pPr>
      <w:r>
        <w:rPr>
          <w:rFonts w:ascii="Trebuchet MS" w:hAnsi="Trebuchet MS" w:cs="Trebuchet MS"/>
          <w:sz w:val="26"/>
          <w:szCs w:val="26"/>
        </w:rPr>
        <w:t>Now is your chance to</w:t>
      </w:r>
      <w:r w:rsidR="00D71EF3">
        <w:rPr>
          <w:rFonts w:ascii="Trebuchet MS" w:hAnsi="Trebuchet MS" w:cs="Trebuchet MS"/>
          <w:sz w:val="26"/>
          <w:szCs w:val="26"/>
        </w:rPr>
        <w:t xml:space="preserve"> hel</w:t>
      </w:r>
      <w:bookmarkStart w:id="79" w:name="_GoBack"/>
      <w:bookmarkEnd w:id="79"/>
      <w:r w:rsidR="00D71EF3">
        <w:rPr>
          <w:rFonts w:ascii="Trebuchet MS" w:hAnsi="Trebuchet MS" w:cs="Trebuchet MS"/>
          <w:sz w:val="26"/>
          <w:szCs w:val="26"/>
        </w:rPr>
        <w:t xml:space="preserve">p our clients do what they do – better. </w:t>
      </w:r>
      <w:r w:rsidR="001C150F" w:rsidRPr="00C07679">
        <w:rPr>
          <w:rFonts w:ascii="Trebuchet MS" w:hAnsi="Trebuchet MS" w:cs="Trebuchet MS"/>
          <w:b/>
          <w:sz w:val="26"/>
          <w:szCs w:val="26"/>
          <w:u w:val="single"/>
        </w:rPr>
        <w:t>Join</w:t>
      </w:r>
      <w:r w:rsidR="001C150F" w:rsidRPr="00A16412">
        <w:rPr>
          <w:rFonts w:ascii="Trebuchet MS" w:hAnsi="Trebuchet MS" w:cs="Trebuchet MS"/>
          <w:sz w:val="26"/>
          <w:szCs w:val="26"/>
        </w:rPr>
        <w:t xml:space="preserve"> the </w:t>
      </w:r>
      <w:r>
        <w:rPr>
          <w:rFonts w:ascii="Trebuchet MS" w:hAnsi="Trebuchet MS" w:cs="Trebuchet MS"/>
          <w:sz w:val="26"/>
          <w:szCs w:val="26"/>
        </w:rPr>
        <w:t xml:space="preserve">discussions underway. Share your ideas, and interact with other valued </w:t>
      </w:r>
      <w:r w:rsidR="007418C4">
        <w:rPr>
          <w:rFonts w:ascii="Trebuchet MS" w:hAnsi="Trebuchet MS" w:cs="Trebuchet MS"/>
          <w:sz w:val="26"/>
          <w:szCs w:val="26"/>
        </w:rPr>
        <w:t>employees</w:t>
      </w:r>
      <w:r>
        <w:rPr>
          <w:rFonts w:ascii="Trebuchet MS" w:hAnsi="Trebuchet MS" w:cs="Trebuchet MS"/>
          <w:sz w:val="26"/>
          <w:szCs w:val="26"/>
        </w:rPr>
        <w:t xml:space="preserve">. </w:t>
      </w:r>
      <w:r w:rsidR="001C150F" w:rsidRPr="00A16412">
        <w:rPr>
          <w:rFonts w:ascii="Trebuchet MS" w:hAnsi="Trebuchet MS" w:cs="Trebuchet MS"/>
          <w:sz w:val="26"/>
          <w:szCs w:val="26"/>
        </w:rPr>
        <w:t xml:space="preserve">   </w:t>
      </w:r>
    </w:p>
    <w:p w14:paraId="0207DBD2" w14:textId="7EEB2751" w:rsidR="00D71EF3" w:rsidRDefault="00D71EF3" w:rsidP="008549AA">
      <w:pPr>
        <w:widowControl w:val="0"/>
        <w:autoSpaceDE w:val="0"/>
        <w:autoSpaceDN w:val="0"/>
        <w:adjustRightInd w:val="0"/>
        <w:spacing w:after="260"/>
        <w:rPr>
          <w:rFonts w:ascii="Trebuchet MS" w:hAnsi="Trebuchet MS" w:cs="Trebuchet MS"/>
          <w:b/>
          <w:sz w:val="26"/>
          <w:szCs w:val="26"/>
          <w:u w:val="single"/>
        </w:rPr>
      </w:pPr>
      <w:r>
        <w:rPr>
          <w:rFonts w:ascii="Trebuchet MS" w:hAnsi="Trebuchet MS" w:cs="Trebuchet MS"/>
          <w:b/>
          <w:sz w:val="26"/>
          <w:szCs w:val="26"/>
          <w:u w:val="single"/>
        </w:rPr>
        <w:t>The challenge</w:t>
      </w:r>
    </w:p>
    <w:p w14:paraId="411FD6FB" w14:textId="60FCE3F2" w:rsidR="00C07679" w:rsidRDefault="00D71EF3" w:rsidP="008549AA">
      <w:pPr>
        <w:widowControl w:val="0"/>
        <w:autoSpaceDE w:val="0"/>
        <w:autoSpaceDN w:val="0"/>
        <w:adjustRightInd w:val="0"/>
        <w:spacing w:after="260"/>
        <w:rPr>
          <w:rFonts w:ascii="Trebuchet MS" w:hAnsi="Trebuchet MS" w:cs="Trebuchet MS"/>
          <w:b/>
          <w:bCs/>
          <w:sz w:val="32"/>
          <w:szCs w:val="32"/>
          <w:u w:val="single"/>
        </w:rPr>
      </w:pPr>
      <w:r>
        <w:rPr>
          <w:rFonts w:ascii="Trebuchet MS" w:hAnsi="Trebuchet MS" w:cs="Trebuchet MS"/>
          <w:sz w:val="26"/>
          <w:szCs w:val="26"/>
        </w:rPr>
        <w:t>During our initial challenge, we will be addressing “big data”. How can we and our clients use</w:t>
      </w:r>
      <w:r w:rsidR="0056326D">
        <w:rPr>
          <w:rFonts w:ascii="Trebuchet MS" w:hAnsi="Trebuchet MS" w:cs="Trebuchet MS"/>
          <w:sz w:val="26"/>
          <w:szCs w:val="26"/>
        </w:rPr>
        <w:t xml:space="preserve"> and manage</w:t>
      </w:r>
      <w:r>
        <w:rPr>
          <w:rFonts w:ascii="Trebuchet MS" w:hAnsi="Trebuchet MS" w:cs="Trebuchet MS"/>
          <w:sz w:val="26"/>
          <w:szCs w:val="26"/>
        </w:rPr>
        <w:t xml:space="preserve"> </w:t>
      </w:r>
      <w:r w:rsidRPr="00D71EF3">
        <w:rPr>
          <w:rFonts w:ascii="Trebuchet MS" w:hAnsi="Trebuchet MS" w:cs="Trebuchet MS"/>
          <w:sz w:val="26"/>
          <w:szCs w:val="26"/>
        </w:rPr>
        <w:t xml:space="preserve">data sets so large that they become </w:t>
      </w:r>
      <w:r w:rsidR="0056326D">
        <w:rPr>
          <w:rFonts w:ascii="Trebuchet MS" w:hAnsi="Trebuchet MS" w:cs="Trebuchet MS"/>
          <w:sz w:val="26"/>
          <w:szCs w:val="26"/>
        </w:rPr>
        <w:t xml:space="preserve">a burden? </w:t>
      </w:r>
      <w:r w:rsidR="00C07679">
        <w:rPr>
          <w:rFonts w:ascii="Trebuchet MS" w:hAnsi="Trebuchet MS" w:cs="Trebuchet MS"/>
          <w:sz w:val="26"/>
          <w:szCs w:val="26"/>
        </w:rPr>
        <w:t>We’ll be running a series of activities</w:t>
      </w:r>
      <w:r w:rsidR="0056326D">
        <w:rPr>
          <w:rFonts w:ascii="Trebuchet MS" w:hAnsi="Trebuchet MS" w:cs="Trebuchet MS"/>
          <w:sz w:val="26"/>
          <w:szCs w:val="26"/>
        </w:rPr>
        <w:t xml:space="preserve"> around this challenge</w:t>
      </w:r>
      <w:r w:rsidR="00C07679">
        <w:rPr>
          <w:rFonts w:ascii="Trebuchet MS" w:hAnsi="Trebuchet MS" w:cs="Trebuchet MS"/>
          <w:sz w:val="26"/>
          <w:szCs w:val="26"/>
        </w:rPr>
        <w:t xml:space="preserve"> throughout the next few </w:t>
      </w:r>
      <w:r w:rsidR="007418C4">
        <w:rPr>
          <w:rFonts w:ascii="Trebuchet MS" w:hAnsi="Trebuchet MS" w:cs="Trebuchet MS"/>
          <w:sz w:val="26"/>
          <w:szCs w:val="26"/>
        </w:rPr>
        <w:t>weeks</w:t>
      </w:r>
      <w:r w:rsidR="00C07679">
        <w:rPr>
          <w:rFonts w:ascii="Trebuchet MS" w:hAnsi="Trebuchet MS" w:cs="Trebuchet MS"/>
          <w:sz w:val="26"/>
          <w:szCs w:val="26"/>
        </w:rPr>
        <w:t xml:space="preserve">. You can participate in a variety of ways after joining.  We’ll also keep you up-to-date as we add new topics and opportunities to participate. </w:t>
      </w:r>
    </w:p>
    <w:p w14:paraId="6B725669" w14:textId="616C04A8" w:rsidR="008549AA" w:rsidRPr="008549AA" w:rsidRDefault="0073670F" w:rsidP="008549AA">
      <w:pPr>
        <w:widowControl w:val="0"/>
        <w:autoSpaceDE w:val="0"/>
        <w:autoSpaceDN w:val="0"/>
        <w:adjustRightInd w:val="0"/>
        <w:spacing w:after="260"/>
        <w:rPr>
          <w:rFonts w:ascii="Trebuchet MS" w:hAnsi="Trebuchet MS" w:cs="Trebuchet MS"/>
          <w:b/>
          <w:bCs/>
          <w:sz w:val="32"/>
          <w:szCs w:val="32"/>
          <w:u w:val="single"/>
        </w:rPr>
      </w:pPr>
      <w:r>
        <w:rPr>
          <w:rFonts w:ascii="Trebuchet MS" w:hAnsi="Trebuchet MS" w:cs="Trebuchet MS"/>
          <w:b/>
          <w:bCs/>
          <w:sz w:val="32"/>
          <w:szCs w:val="32"/>
          <w:u w:val="single"/>
        </w:rPr>
        <w:t>Join Now</w:t>
      </w:r>
    </w:p>
    <w:p w14:paraId="797E010C" w14:textId="3A8F7E2A" w:rsidR="008549AA" w:rsidRPr="008549AA" w:rsidRDefault="008549AA" w:rsidP="008549AA">
      <w:pPr>
        <w:widowControl w:val="0"/>
        <w:autoSpaceDE w:val="0"/>
        <w:autoSpaceDN w:val="0"/>
        <w:adjustRightInd w:val="0"/>
        <w:spacing w:after="260"/>
        <w:rPr>
          <w:rFonts w:ascii="Trebuchet MS" w:hAnsi="Trebuchet MS" w:cs="Trebuchet MS"/>
          <w:bCs/>
          <w:sz w:val="26"/>
          <w:szCs w:val="26"/>
        </w:rPr>
      </w:pPr>
      <w:r w:rsidRPr="008549AA">
        <w:rPr>
          <w:rFonts w:ascii="Trebuchet MS" w:hAnsi="Trebuchet MS" w:cs="Trebuchet MS" w:hint="eastAsia"/>
          <w:bCs/>
          <w:sz w:val="26"/>
          <w:szCs w:val="26"/>
        </w:rPr>
        <w:t xml:space="preserve">We thank you for your time and appreciate your </w:t>
      </w:r>
      <w:r w:rsidR="001C150F">
        <w:rPr>
          <w:rFonts w:ascii="Trebuchet MS" w:hAnsi="Trebuchet MS" w:cs="Trebuchet MS"/>
          <w:bCs/>
          <w:sz w:val="26"/>
          <w:szCs w:val="26"/>
        </w:rPr>
        <w:t>efforts</w:t>
      </w:r>
      <w:r w:rsidRPr="008549AA">
        <w:rPr>
          <w:rFonts w:ascii="Trebuchet MS" w:hAnsi="Trebuchet MS" w:cs="Trebuchet MS" w:hint="eastAsia"/>
          <w:bCs/>
          <w:sz w:val="26"/>
          <w:szCs w:val="26"/>
        </w:rPr>
        <w:t>.</w:t>
      </w:r>
    </w:p>
    <w:p w14:paraId="5BF267B9" w14:textId="0A240D99" w:rsidR="008549AA" w:rsidRPr="008549AA" w:rsidRDefault="008549AA" w:rsidP="008549AA">
      <w:pPr>
        <w:widowControl w:val="0"/>
        <w:autoSpaceDE w:val="0"/>
        <w:autoSpaceDN w:val="0"/>
        <w:adjustRightInd w:val="0"/>
        <w:spacing w:after="260"/>
        <w:rPr>
          <w:rFonts w:ascii="Trebuchet MS" w:hAnsi="Trebuchet MS" w:cs="Trebuchet MS"/>
          <w:bCs/>
          <w:sz w:val="26"/>
          <w:szCs w:val="26"/>
        </w:rPr>
      </w:pPr>
      <w:r w:rsidRPr="008549AA">
        <w:rPr>
          <w:rFonts w:ascii="Trebuchet MS" w:hAnsi="Trebuchet MS" w:cs="Trebuchet MS" w:hint="eastAsia"/>
          <w:bCs/>
          <w:sz w:val="26"/>
          <w:szCs w:val="26"/>
        </w:rPr>
        <w:t>Best regards,</w:t>
      </w:r>
    </w:p>
    <w:p w14:paraId="6573ED8A" w14:textId="7A63A65E" w:rsidR="001E7C70" w:rsidRPr="008549AA" w:rsidRDefault="008549AA" w:rsidP="008549AA">
      <w:pPr>
        <w:widowControl w:val="0"/>
        <w:autoSpaceDE w:val="0"/>
        <w:autoSpaceDN w:val="0"/>
        <w:adjustRightInd w:val="0"/>
        <w:spacing w:after="260"/>
        <w:rPr>
          <w:rFonts w:ascii="Trebuchet MS" w:hAnsi="Trebuchet MS" w:cs="Trebuchet MS"/>
          <w:bCs/>
          <w:i/>
          <w:sz w:val="26"/>
          <w:szCs w:val="26"/>
        </w:rPr>
      </w:pPr>
      <w:r w:rsidRPr="008549AA">
        <w:rPr>
          <w:rFonts w:ascii="Trebuchet MS" w:hAnsi="Trebuchet MS" w:cs="Trebuchet MS" w:hint="eastAsia"/>
          <w:bCs/>
          <w:i/>
          <w:sz w:val="26"/>
          <w:szCs w:val="26"/>
        </w:rPr>
        <w:t>[</w:t>
      </w:r>
      <w:proofErr w:type="gramStart"/>
      <w:r w:rsidRPr="008549AA">
        <w:rPr>
          <w:rFonts w:ascii="Trebuchet MS" w:hAnsi="Trebuchet MS" w:cs="Trebuchet MS" w:hint="eastAsia"/>
          <w:bCs/>
          <w:i/>
          <w:sz w:val="26"/>
          <w:szCs w:val="26"/>
        </w:rPr>
        <w:t>signature</w:t>
      </w:r>
      <w:proofErr w:type="gramEnd"/>
      <w:r w:rsidRPr="008549AA">
        <w:rPr>
          <w:rFonts w:ascii="Trebuchet MS" w:hAnsi="Trebuchet MS" w:cs="Trebuchet MS" w:hint="eastAsia"/>
          <w:bCs/>
          <w:i/>
          <w:sz w:val="26"/>
          <w:szCs w:val="26"/>
        </w:rPr>
        <w:t>]</w:t>
      </w:r>
    </w:p>
    <w:p w14:paraId="2B6CC65D" w14:textId="77777777" w:rsidR="001E7C70" w:rsidRDefault="001E7C70" w:rsidP="00967A18">
      <w:pPr>
        <w:widowControl w:val="0"/>
        <w:autoSpaceDE w:val="0"/>
        <w:autoSpaceDN w:val="0"/>
        <w:adjustRightInd w:val="0"/>
        <w:spacing w:after="260"/>
        <w:rPr>
          <w:rFonts w:ascii="Trebuchet MS" w:hAnsi="Trebuchet MS" w:cs="Trebuchet MS"/>
          <w:b/>
          <w:bCs/>
          <w:sz w:val="26"/>
          <w:szCs w:val="26"/>
        </w:rPr>
      </w:pPr>
    </w:p>
    <w:p w14:paraId="0702A199" w14:textId="77777777" w:rsidR="001E7C70" w:rsidRDefault="001E7C70" w:rsidP="00967A18">
      <w:pPr>
        <w:widowControl w:val="0"/>
        <w:autoSpaceDE w:val="0"/>
        <w:autoSpaceDN w:val="0"/>
        <w:adjustRightInd w:val="0"/>
        <w:spacing w:after="260"/>
        <w:rPr>
          <w:rFonts w:ascii="Trebuchet MS" w:hAnsi="Trebuchet MS" w:cs="Trebuchet MS"/>
          <w:b/>
          <w:bCs/>
          <w:sz w:val="26"/>
          <w:szCs w:val="26"/>
        </w:rPr>
      </w:pPr>
    </w:p>
    <w:p w14:paraId="0AFE2CD2" w14:textId="77777777" w:rsidR="001E7C70" w:rsidRDefault="001E7C70" w:rsidP="00967A18">
      <w:pPr>
        <w:widowControl w:val="0"/>
        <w:autoSpaceDE w:val="0"/>
        <w:autoSpaceDN w:val="0"/>
        <w:adjustRightInd w:val="0"/>
        <w:spacing w:after="260"/>
        <w:rPr>
          <w:rFonts w:ascii="Trebuchet MS" w:hAnsi="Trebuchet MS" w:cs="Trebuchet MS"/>
          <w:b/>
          <w:bCs/>
          <w:sz w:val="26"/>
          <w:szCs w:val="26"/>
        </w:rPr>
      </w:pPr>
    </w:p>
    <w:p w14:paraId="540A3DA5" w14:textId="77777777" w:rsidR="001E7C70" w:rsidRDefault="001E7C70" w:rsidP="00967A18">
      <w:pPr>
        <w:widowControl w:val="0"/>
        <w:autoSpaceDE w:val="0"/>
        <w:autoSpaceDN w:val="0"/>
        <w:adjustRightInd w:val="0"/>
        <w:spacing w:after="260"/>
        <w:rPr>
          <w:rFonts w:ascii="Trebuchet MS" w:hAnsi="Trebuchet MS" w:cs="Trebuchet MS"/>
          <w:b/>
          <w:bCs/>
          <w:sz w:val="26"/>
          <w:szCs w:val="26"/>
        </w:rPr>
      </w:pPr>
    </w:p>
    <w:p w14:paraId="020ECDE6" w14:textId="7FC2C6D4" w:rsidR="001E7C70" w:rsidRPr="001E7C70" w:rsidRDefault="001C150F" w:rsidP="005060A2">
      <w:pPr>
        <w:rPr>
          <w:rFonts w:ascii="Trebuchet MS" w:hAnsi="Trebuchet MS" w:cs="Trebuchet MS"/>
          <w:b/>
          <w:bCs/>
          <w:color w:val="262626"/>
          <w:sz w:val="52"/>
          <w:szCs w:val="52"/>
        </w:rPr>
      </w:pPr>
      <w:r>
        <w:rPr>
          <w:rFonts w:ascii="Trebuchet MS" w:hAnsi="Trebuchet MS" w:cs="Trebuchet MS"/>
          <w:b/>
          <w:bCs/>
          <w:color w:val="262626"/>
          <w:sz w:val="52"/>
          <w:szCs w:val="52"/>
        </w:rPr>
        <w:br w:type="page"/>
      </w:r>
      <w:r w:rsidR="001E7C70">
        <w:rPr>
          <w:rFonts w:ascii="Trebuchet MS" w:hAnsi="Trebuchet MS" w:cs="Trebuchet MS"/>
          <w:b/>
          <w:bCs/>
          <w:color w:val="262626"/>
          <w:sz w:val="52"/>
          <w:szCs w:val="52"/>
        </w:rPr>
        <w:lastRenderedPageBreak/>
        <w:t>Welcome Email</w:t>
      </w:r>
    </w:p>
    <w:p w14:paraId="33182387" w14:textId="005991C9" w:rsidR="001E7C70" w:rsidRPr="00EC6961" w:rsidRDefault="005060A2" w:rsidP="001E7C70">
      <w:pPr>
        <w:widowControl w:val="0"/>
        <w:autoSpaceDE w:val="0"/>
        <w:autoSpaceDN w:val="0"/>
        <w:adjustRightInd w:val="0"/>
        <w:spacing w:after="260"/>
        <w:rPr>
          <w:rFonts w:ascii="Trebuchet MS" w:hAnsi="Trebuchet MS" w:cs="Trebuchet MS"/>
          <w:bCs/>
          <w:sz w:val="26"/>
          <w:szCs w:val="26"/>
        </w:rPr>
      </w:pPr>
      <w:r>
        <w:rPr>
          <w:rFonts w:ascii="Trebuchet MS" w:hAnsi="Trebuchet MS" w:cs="Trebuchet MS"/>
          <w:bCs/>
          <w:sz w:val="26"/>
          <w:szCs w:val="26"/>
        </w:rPr>
        <w:br/>
      </w:r>
      <w:r w:rsidR="001E7C70" w:rsidRPr="00EC6961">
        <w:rPr>
          <w:rFonts w:ascii="Trebuchet MS" w:hAnsi="Trebuchet MS" w:cs="Trebuchet MS"/>
          <w:bCs/>
          <w:sz w:val="26"/>
          <w:szCs w:val="26"/>
        </w:rPr>
        <w:t xml:space="preserve">Subject: Welcome </w:t>
      </w:r>
      <w:r>
        <w:rPr>
          <w:rFonts w:ascii="Trebuchet MS" w:hAnsi="Trebuchet MS" w:cs="Trebuchet MS"/>
          <w:bCs/>
          <w:sz w:val="26"/>
          <w:szCs w:val="26"/>
        </w:rPr>
        <w:t xml:space="preserve">to </w:t>
      </w:r>
      <w:r w:rsidR="007418C4">
        <w:rPr>
          <w:rFonts w:ascii="Trebuchet MS" w:hAnsi="Trebuchet MS" w:cs="Trebuchet MS"/>
          <w:sz w:val="26"/>
          <w:szCs w:val="26"/>
        </w:rPr>
        <w:t>KPMG Crowd Connection</w:t>
      </w:r>
    </w:p>
    <w:p w14:paraId="4017C417" w14:textId="63C768BC" w:rsidR="001E7C70" w:rsidRPr="001E7C70" w:rsidRDefault="001E7C70" w:rsidP="001E7C70">
      <w:pPr>
        <w:widowControl w:val="0"/>
        <w:autoSpaceDE w:val="0"/>
        <w:autoSpaceDN w:val="0"/>
        <w:adjustRightInd w:val="0"/>
        <w:spacing w:after="320"/>
        <w:rPr>
          <w:rFonts w:ascii="Trebuchet MS" w:hAnsi="Trebuchet MS" w:cs="Trebuchet MS"/>
          <w:b/>
          <w:bCs/>
          <w:color w:val="1A1A1A"/>
          <w:sz w:val="40"/>
          <w:szCs w:val="40"/>
        </w:rPr>
      </w:pPr>
      <w:r w:rsidRPr="001E7C70">
        <w:rPr>
          <w:rFonts w:ascii="Trebuchet MS" w:hAnsi="Trebuchet MS" w:cs="Trebuchet MS"/>
          <w:b/>
          <w:bCs/>
          <w:color w:val="1A1A1A"/>
          <w:sz w:val="40"/>
          <w:szCs w:val="40"/>
        </w:rPr>
        <w:t xml:space="preserve">Welcome to </w:t>
      </w:r>
      <w:r w:rsidR="005060A2" w:rsidRPr="007418C4">
        <w:rPr>
          <w:rFonts w:ascii="Trebuchet MS" w:hAnsi="Trebuchet MS" w:cs="Trebuchet MS"/>
          <w:b/>
          <w:bCs/>
          <w:color w:val="1A1A1A"/>
          <w:sz w:val="40"/>
          <w:szCs w:val="40"/>
        </w:rPr>
        <w:t xml:space="preserve">the </w:t>
      </w:r>
      <w:r w:rsidR="007418C4" w:rsidRPr="007418C4">
        <w:rPr>
          <w:rFonts w:ascii="Trebuchet MS" w:hAnsi="Trebuchet MS" w:cs="Trebuchet MS"/>
          <w:b/>
          <w:sz w:val="40"/>
          <w:szCs w:val="40"/>
        </w:rPr>
        <w:t>KPMG Crowd Connection Community</w:t>
      </w:r>
      <w:r w:rsidRPr="007418C4">
        <w:rPr>
          <w:rFonts w:ascii="Trebuchet MS" w:hAnsi="Trebuchet MS" w:cs="Trebuchet MS"/>
          <w:b/>
          <w:bCs/>
          <w:color w:val="1A1A1A"/>
          <w:sz w:val="40"/>
          <w:szCs w:val="40"/>
        </w:rPr>
        <w:t>, Thanks for Joining</w:t>
      </w:r>
      <w:r w:rsidR="005060A2" w:rsidRPr="007418C4">
        <w:rPr>
          <w:rFonts w:ascii="Trebuchet MS" w:hAnsi="Trebuchet MS" w:cs="Trebuchet MS"/>
          <w:b/>
          <w:bCs/>
          <w:color w:val="1A1A1A"/>
          <w:sz w:val="40"/>
          <w:szCs w:val="40"/>
        </w:rPr>
        <w:t xml:space="preserve"> Us</w:t>
      </w:r>
      <w:r w:rsidRPr="007418C4">
        <w:rPr>
          <w:rFonts w:ascii="Trebuchet MS" w:hAnsi="Trebuchet MS" w:cs="Trebuchet MS"/>
          <w:b/>
          <w:bCs/>
          <w:color w:val="1A1A1A"/>
          <w:sz w:val="40"/>
          <w:szCs w:val="40"/>
        </w:rPr>
        <w:t>!</w:t>
      </w:r>
    </w:p>
    <w:p w14:paraId="2BEAA83B" w14:textId="6EE9FD88" w:rsidR="00EC6961" w:rsidRDefault="001E7C70" w:rsidP="001E7C70">
      <w:pPr>
        <w:widowControl w:val="0"/>
        <w:autoSpaceDE w:val="0"/>
        <w:autoSpaceDN w:val="0"/>
        <w:adjustRightInd w:val="0"/>
        <w:spacing w:after="260"/>
        <w:rPr>
          <w:rFonts w:ascii="Trebuchet MS" w:hAnsi="Trebuchet MS" w:cs="Trebuchet MS"/>
          <w:bCs/>
          <w:sz w:val="26"/>
          <w:szCs w:val="26"/>
        </w:rPr>
      </w:pPr>
      <w:r w:rsidRPr="001E7C70">
        <w:rPr>
          <w:rFonts w:ascii="Trebuchet MS" w:hAnsi="Trebuchet MS" w:cs="Trebuchet MS"/>
          <w:bCs/>
          <w:sz w:val="26"/>
          <w:szCs w:val="26"/>
        </w:rPr>
        <w:t>Thanks so much for accepting our invita</w:t>
      </w:r>
      <w:r w:rsidR="00EC6961">
        <w:rPr>
          <w:rFonts w:ascii="Trebuchet MS" w:hAnsi="Trebuchet MS" w:cs="Trebuchet MS"/>
          <w:bCs/>
          <w:sz w:val="26"/>
          <w:szCs w:val="26"/>
        </w:rPr>
        <w:t>tion to</w:t>
      </w:r>
      <w:r w:rsidR="001C150F">
        <w:rPr>
          <w:rFonts w:ascii="Trebuchet MS" w:hAnsi="Trebuchet MS" w:cs="Trebuchet MS"/>
          <w:bCs/>
          <w:sz w:val="26"/>
          <w:szCs w:val="26"/>
        </w:rPr>
        <w:t xml:space="preserve"> join</w:t>
      </w:r>
      <w:r w:rsidR="00EC6961">
        <w:rPr>
          <w:rFonts w:ascii="Trebuchet MS" w:hAnsi="Trebuchet MS" w:cs="Trebuchet MS"/>
          <w:bCs/>
          <w:sz w:val="26"/>
          <w:szCs w:val="26"/>
        </w:rPr>
        <w:t xml:space="preserve"> the </w:t>
      </w:r>
      <w:r w:rsidR="007418C4">
        <w:rPr>
          <w:rFonts w:ascii="Trebuchet MS" w:hAnsi="Trebuchet MS" w:cs="Trebuchet MS"/>
          <w:sz w:val="26"/>
          <w:szCs w:val="26"/>
        </w:rPr>
        <w:t>KPMG Crowd Connection</w:t>
      </w:r>
      <w:r w:rsidR="00EC6961">
        <w:rPr>
          <w:rFonts w:ascii="Trebuchet MS" w:hAnsi="Trebuchet MS" w:cs="Trebuchet MS"/>
          <w:bCs/>
          <w:sz w:val="26"/>
          <w:szCs w:val="26"/>
        </w:rPr>
        <w:t>.</w:t>
      </w:r>
      <w:r w:rsidR="00FA50B1">
        <w:rPr>
          <w:rFonts w:ascii="Trebuchet MS" w:hAnsi="Trebuchet MS" w:cs="Trebuchet MS"/>
          <w:bCs/>
          <w:sz w:val="26"/>
          <w:szCs w:val="26"/>
        </w:rPr>
        <w:t xml:space="preserve"> Your email address has been verified and w</w:t>
      </w:r>
      <w:r w:rsidR="00EC6961">
        <w:rPr>
          <w:rFonts w:ascii="Trebuchet MS" w:hAnsi="Trebuchet MS" w:cs="Trebuchet MS"/>
          <w:bCs/>
          <w:sz w:val="26"/>
          <w:szCs w:val="26"/>
        </w:rPr>
        <w:t xml:space="preserve">e </w:t>
      </w:r>
      <w:r w:rsidR="001C150F">
        <w:rPr>
          <w:rFonts w:ascii="Trebuchet MS" w:hAnsi="Trebuchet MS" w:cs="Trebuchet MS"/>
          <w:bCs/>
          <w:sz w:val="26"/>
          <w:szCs w:val="26"/>
        </w:rPr>
        <w:t xml:space="preserve">look forward to </w:t>
      </w:r>
      <w:r w:rsidR="00FA50B1">
        <w:rPr>
          <w:rFonts w:ascii="Trebuchet MS" w:hAnsi="Trebuchet MS" w:cs="Trebuchet MS"/>
          <w:bCs/>
          <w:sz w:val="26"/>
          <w:szCs w:val="26"/>
        </w:rPr>
        <w:t>collaborating with you. I</w:t>
      </w:r>
      <w:r w:rsidR="00EC6961">
        <w:rPr>
          <w:rFonts w:ascii="Trebuchet MS" w:hAnsi="Trebuchet MS" w:cs="Trebuchet MS"/>
          <w:bCs/>
          <w:sz w:val="26"/>
          <w:szCs w:val="26"/>
        </w:rPr>
        <w:t>n fact</w:t>
      </w:r>
      <w:r w:rsidR="001C150F">
        <w:rPr>
          <w:rFonts w:ascii="Trebuchet MS" w:hAnsi="Trebuchet MS" w:cs="Trebuchet MS"/>
          <w:bCs/>
          <w:sz w:val="26"/>
          <w:szCs w:val="26"/>
        </w:rPr>
        <w:t>, you can get started right now!</w:t>
      </w:r>
    </w:p>
    <w:p w14:paraId="750C76B0" w14:textId="4DBFF0FC" w:rsidR="001E7C70" w:rsidRPr="00FA50B1" w:rsidRDefault="001C150F" w:rsidP="001E7C70">
      <w:pPr>
        <w:widowControl w:val="0"/>
        <w:autoSpaceDE w:val="0"/>
        <w:autoSpaceDN w:val="0"/>
        <w:adjustRightInd w:val="0"/>
        <w:spacing w:after="260"/>
        <w:rPr>
          <w:rFonts w:ascii="Trebuchet MS" w:hAnsi="Trebuchet MS" w:cs="Trebuchet MS"/>
          <w:b/>
          <w:sz w:val="32"/>
          <w:szCs w:val="32"/>
          <w:u w:val="single"/>
        </w:rPr>
      </w:pPr>
      <w:r>
        <w:rPr>
          <w:rFonts w:ascii="Trebuchet MS" w:hAnsi="Trebuchet MS" w:cs="Trebuchet MS"/>
          <w:b/>
          <w:sz w:val="32"/>
          <w:szCs w:val="32"/>
          <w:u w:val="single"/>
        </w:rPr>
        <w:t>Join discussions</w:t>
      </w:r>
      <w:r w:rsidR="004569DF">
        <w:rPr>
          <w:rFonts w:ascii="Trebuchet MS" w:hAnsi="Trebuchet MS" w:cs="Trebuchet MS"/>
          <w:b/>
          <w:sz w:val="32"/>
          <w:szCs w:val="32"/>
          <w:u w:val="single"/>
        </w:rPr>
        <w:t xml:space="preserve"> underway</w:t>
      </w:r>
    </w:p>
    <w:p w14:paraId="34CE396E" w14:textId="525B5AD5" w:rsidR="004569DF" w:rsidRDefault="001E7C70" w:rsidP="001E7C70">
      <w:pPr>
        <w:widowControl w:val="0"/>
        <w:autoSpaceDE w:val="0"/>
        <w:autoSpaceDN w:val="0"/>
        <w:adjustRightInd w:val="0"/>
        <w:spacing w:after="260"/>
        <w:rPr>
          <w:rFonts w:ascii="Trebuchet MS" w:hAnsi="Trebuchet MS" w:cs="Trebuchet MS"/>
          <w:sz w:val="26"/>
          <w:szCs w:val="26"/>
          <w:u w:val="single"/>
        </w:rPr>
      </w:pPr>
      <w:r>
        <w:rPr>
          <w:rFonts w:ascii="Trebuchet MS" w:hAnsi="Trebuchet MS" w:cs="Trebuchet MS"/>
          <w:sz w:val="26"/>
          <w:szCs w:val="26"/>
        </w:rPr>
        <w:t xml:space="preserve">If you would like to learn more about </w:t>
      </w:r>
      <w:r w:rsidR="005060A2">
        <w:rPr>
          <w:rFonts w:ascii="Trebuchet MS" w:hAnsi="Trebuchet MS" w:cs="Trebuchet MS"/>
          <w:sz w:val="26"/>
          <w:szCs w:val="26"/>
        </w:rPr>
        <w:t xml:space="preserve">the </w:t>
      </w:r>
      <w:r w:rsidR="00043E84">
        <w:rPr>
          <w:rFonts w:ascii="Trebuchet MS" w:hAnsi="Trebuchet MS" w:cs="Trebuchet MS"/>
          <w:sz w:val="26"/>
          <w:szCs w:val="26"/>
        </w:rPr>
        <w:t>Community</w:t>
      </w:r>
      <w:r w:rsidR="004569DF">
        <w:rPr>
          <w:rFonts w:ascii="Trebuchet MS" w:hAnsi="Trebuchet MS" w:cs="Trebuchet MS"/>
          <w:sz w:val="26"/>
          <w:szCs w:val="26"/>
        </w:rPr>
        <w:t>,</w:t>
      </w:r>
      <w:r>
        <w:rPr>
          <w:rFonts w:ascii="Trebuchet MS" w:hAnsi="Trebuchet MS" w:cs="Trebuchet MS"/>
          <w:sz w:val="26"/>
          <w:szCs w:val="26"/>
        </w:rPr>
        <w:t xml:space="preserve"> please visit </w:t>
      </w:r>
      <w:proofErr w:type="gramStart"/>
      <w:r>
        <w:rPr>
          <w:rFonts w:ascii="Trebuchet MS" w:hAnsi="Trebuchet MS" w:cs="Trebuchet MS"/>
          <w:sz w:val="26"/>
          <w:szCs w:val="26"/>
          <w:u w:val="single"/>
        </w:rPr>
        <w:t>How</w:t>
      </w:r>
      <w:proofErr w:type="gramEnd"/>
      <w:r>
        <w:rPr>
          <w:rFonts w:ascii="Trebuchet MS" w:hAnsi="Trebuchet MS" w:cs="Trebuchet MS"/>
          <w:sz w:val="26"/>
          <w:szCs w:val="26"/>
          <w:u w:val="single"/>
        </w:rPr>
        <w:t xml:space="preserve"> it Works</w:t>
      </w:r>
      <w:r w:rsidR="004569DF">
        <w:rPr>
          <w:rFonts w:ascii="Trebuchet MS" w:hAnsi="Trebuchet MS" w:cs="Trebuchet MS"/>
          <w:sz w:val="26"/>
          <w:szCs w:val="26"/>
          <w:u w:val="single"/>
        </w:rPr>
        <w:t>.</w:t>
      </w:r>
    </w:p>
    <w:p w14:paraId="7A323200" w14:textId="76EEB731" w:rsidR="001E7C70" w:rsidRDefault="001E7C70" w:rsidP="001E7C70">
      <w:pPr>
        <w:widowControl w:val="0"/>
        <w:autoSpaceDE w:val="0"/>
        <w:autoSpaceDN w:val="0"/>
        <w:adjustRightInd w:val="0"/>
        <w:spacing w:after="260"/>
        <w:rPr>
          <w:rFonts w:ascii="Trebuchet MS" w:hAnsi="Trebuchet MS" w:cs="Trebuchet MS"/>
          <w:sz w:val="26"/>
          <w:szCs w:val="26"/>
        </w:rPr>
      </w:pPr>
      <w:r>
        <w:rPr>
          <w:rFonts w:ascii="Trebuchet MS" w:hAnsi="Trebuchet MS" w:cs="Trebuchet MS"/>
          <w:sz w:val="26"/>
          <w:szCs w:val="26"/>
        </w:rPr>
        <w:t xml:space="preserve">If </w:t>
      </w:r>
      <w:r w:rsidR="004569DF">
        <w:rPr>
          <w:rFonts w:ascii="Trebuchet MS" w:hAnsi="Trebuchet MS" w:cs="Trebuchet MS"/>
          <w:sz w:val="26"/>
          <w:szCs w:val="26"/>
        </w:rPr>
        <w:t>y</w:t>
      </w:r>
      <w:r w:rsidR="00F10BC3">
        <w:rPr>
          <w:rFonts w:ascii="Trebuchet MS" w:hAnsi="Trebuchet MS" w:cs="Trebuchet MS"/>
          <w:sz w:val="26"/>
          <w:szCs w:val="26"/>
        </w:rPr>
        <w:t>o</w:t>
      </w:r>
      <w:r>
        <w:rPr>
          <w:rFonts w:ascii="Trebuchet MS" w:hAnsi="Trebuchet MS" w:cs="Trebuchet MS"/>
          <w:sz w:val="26"/>
          <w:szCs w:val="26"/>
        </w:rPr>
        <w:t xml:space="preserve">u need help don’t hesitate to contact a moderator on the </w:t>
      </w:r>
      <w:r>
        <w:rPr>
          <w:rFonts w:ascii="Trebuchet MS" w:hAnsi="Trebuchet MS" w:cs="Trebuchet MS"/>
          <w:sz w:val="26"/>
          <w:szCs w:val="26"/>
          <w:u w:val="single"/>
        </w:rPr>
        <w:t>Help Page</w:t>
      </w:r>
    </w:p>
    <w:p w14:paraId="356D0C64" w14:textId="33813936" w:rsidR="00F460D2" w:rsidRDefault="00F460D2" w:rsidP="00F460D2">
      <w:pPr>
        <w:widowControl w:val="0"/>
        <w:autoSpaceDE w:val="0"/>
        <w:autoSpaceDN w:val="0"/>
        <w:adjustRightInd w:val="0"/>
        <w:spacing w:after="260"/>
        <w:rPr>
          <w:rFonts w:ascii="Trebuchet MS" w:hAnsi="Trebuchet MS" w:cs="Trebuchet MS"/>
          <w:sz w:val="26"/>
          <w:szCs w:val="26"/>
        </w:rPr>
      </w:pPr>
      <w:r>
        <w:rPr>
          <w:rFonts w:ascii="Trebuchet MS" w:hAnsi="Trebuchet MS" w:cs="Trebuchet MS"/>
          <w:sz w:val="26"/>
          <w:szCs w:val="26"/>
        </w:rPr>
        <w:t>Sincerely,</w:t>
      </w:r>
    </w:p>
    <w:p w14:paraId="18B641D7" w14:textId="42D10204" w:rsidR="00113AD5" w:rsidRDefault="005060A2" w:rsidP="00F460D2">
      <w:pPr>
        <w:widowControl w:val="0"/>
        <w:autoSpaceDE w:val="0"/>
        <w:autoSpaceDN w:val="0"/>
        <w:adjustRightInd w:val="0"/>
        <w:spacing w:after="260"/>
        <w:rPr>
          <w:rFonts w:ascii="Trebuchet MS" w:hAnsi="Trebuchet MS" w:cs="Trebuchet MS"/>
          <w:sz w:val="26"/>
          <w:szCs w:val="26"/>
        </w:rPr>
      </w:pPr>
      <w:r w:rsidRPr="00F460D2">
        <w:rPr>
          <w:rFonts w:ascii="Trebuchet MS" w:hAnsi="Trebuchet MS" w:cs="Trebuchet MS"/>
          <w:sz w:val="26"/>
          <w:szCs w:val="26"/>
        </w:rPr>
        <w:t>Community Moderator</w:t>
      </w:r>
      <w:r>
        <w:rPr>
          <w:rFonts w:ascii="Trebuchet MS" w:hAnsi="Trebuchet MS" w:cs="Trebuchet MS"/>
          <w:sz w:val="26"/>
          <w:szCs w:val="26"/>
        </w:rPr>
        <w:br/>
      </w:r>
      <w:r w:rsidR="00043E84">
        <w:rPr>
          <w:rFonts w:ascii="Trebuchet MS" w:hAnsi="Trebuchet MS" w:cs="Trebuchet MS"/>
          <w:sz w:val="26"/>
          <w:szCs w:val="26"/>
        </w:rPr>
        <w:t>KPMG Crowd Connection</w:t>
      </w:r>
    </w:p>
    <w:p w14:paraId="1AC8E8FE" w14:textId="77777777" w:rsidR="00113AD5" w:rsidRDefault="00113AD5">
      <w:pPr>
        <w:rPr>
          <w:rFonts w:ascii="Trebuchet MS" w:hAnsi="Trebuchet MS" w:cs="Trebuchet MS"/>
          <w:sz w:val="26"/>
          <w:szCs w:val="26"/>
        </w:rPr>
      </w:pPr>
      <w:r>
        <w:rPr>
          <w:rFonts w:ascii="Trebuchet MS" w:hAnsi="Trebuchet MS" w:cs="Trebuchet MS"/>
          <w:sz w:val="26"/>
          <w:szCs w:val="26"/>
        </w:rPr>
        <w:br w:type="page"/>
      </w:r>
    </w:p>
    <w:p w14:paraId="05C1224F" w14:textId="77777777" w:rsidR="00113AD5" w:rsidRPr="00113AD5" w:rsidRDefault="00113AD5" w:rsidP="00113AD5">
      <w:pPr>
        <w:pStyle w:val="Heading1"/>
        <w:rPr>
          <w:rFonts w:ascii="Trebuchet MS" w:hAnsi="Trebuchet MS"/>
          <w:color w:val="auto"/>
          <w:sz w:val="52"/>
          <w:szCs w:val="52"/>
        </w:rPr>
      </w:pPr>
      <w:r w:rsidRPr="00113AD5">
        <w:rPr>
          <w:rFonts w:ascii="Trebuchet MS" w:hAnsi="Trebuchet MS"/>
          <w:color w:val="auto"/>
          <w:sz w:val="52"/>
          <w:szCs w:val="52"/>
        </w:rPr>
        <w:lastRenderedPageBreak/>
        <w:t>Privacy Statement</w:t>
      </w:r>
    </w:p>
    <w:p w14:paraId="5D4DEA18" w14:textId="754373A4" w:rsidR="00113AD5" w:rsidRPr="00113AD5" w:rsidRDefault="00113AD5" w:rsidP="00113AD5">
      <w:pPr>
        <w:pStyle w:val="NormalWeb"/>
        <w:rPr>
          <w:rFonts w:ascii="Trebuchet MS" w:hAnsi="Trebuchet MS"/>
          <w:sz w:val="26"/>
          <w:szCs w:val="26"/>
        </w:rPr>
      </w:pPr>
      <w:r w:rsidRPr="00113AD5">
        <w:rPr>
          <w:rFonts w:ascii="Trebuchet MS" w:hAnsi="Trebuchet MS"/>
          <w:sz w:val="26"/>
          <w:szCs w:val="26"/>
        </w:rPr>
        <w:t xml:space="preserve">The </w:t>
      </w:r>
      <w:r w:rsidR="00F84969">
        <w:rPr>
          <w:rFonts w:ascii="Trebuchet MS" w:hAnsi="Trebuchet MS"/>
          <w:sz w:val="26"/>
          <w:szCs w:val="26"/>
        </w:rPr>
        <w:t>KPMG Crowd Connection Community</w:t>
      </w:r>
      <w:r w:rsidRPr="00113AD5">
        <w:rPr>
          <w:rFonts w:ascii="Trebuchet MS" w:hAnsi="Trebuchet MS"/>
          <w:sz w:val="26"/>
          <w:szCs w:val="26"/>
        </w:rPr>
        <w:t xml:space="preserve"> website falls under the </w:t>
      </w:r>
      <w:r w:rsidR="00F84969">
        <w:rPr>
          <w:rFonts w:ascii="Trebuchet MS" w:hAnsi="Trebuchet MS"/>
          <w:sz w:val="26"/>
          <w:szCs w:val="26"/>
        </w:rPr>
        <w:t>KPMG</w:t>
      </w:r>
      <w:r w:rsidRPr="00113AD5">
        <w:rPr>
          <w:rFonts w:ascii="Trebuchet MS" w:hAnsi="Trebuchet MS"/>
          <w:sz w:val="26"/>
          <w:szCs w:val="26"/>
        </w:rPr>
        <w:t xml:space="preserve"> Privacy Policy. </w:t>
      </w:r>
      <w:hyperlink r:id="rId15" w:tgtFrame="_blank" w:history="1">
        <w:r w:rsidRPr="00113AD5">
          <w:rPr>
            <w:rStyle w:val="Hyperlink"/>
            <w:rFonts w:ascii="Trebuchet MS" w:hAnsi="Trebuchet MS"/>
            <w:sz w:val="26"/>
            <w:szCs w:val="26"/>
          </w:rPr>
          <w:t xml:space="preserve">View the </w:t>
        </w:r>
        <w:r w:rsidR="00F84969">
          <w:rPr>
            <w:rStyle w:val="Hyperlink"/>
            <w:rFonts w:ascii="Trebuchet MS" w:hAnsi="Trebuchet MS"/>
            <w:sz w:val="26"/>
            <w:szCs w:val="26"/>
          </w:rPr>
          <w:t>KPMG</w:t>
        </w:r>
        <w:r w:rsidRPr="00113AD5">
          <w:rPr>
            <w:rStyle w:val="Hyperlink"/>
            <w:rFonts w:ascii="Trebuchet MS" w:hAnsi="Trebuchet MS"/>
            <w:sz w:val="26"/>
            <w:szCs w:val="26"/>
          </w:rPr>
          <w:t xml:space="preserve"> Privacy Policy. </w:t>
        </w:r>
      </w:hyperlink>
    </w:p>
    <w:p w14:paraId="3DF81402" w14:textId="77777777" w:rsidR="001E7C70" w:rsidRPr="00113AD5" w:rsidRDefault="001E7C70" w:rsidP="00F460D2">
      <w:pPr>
        <w:widowControl w:val="0"/>
        <w:autoSpaceDE w:val="0"/>
        <w:autoSpaceDN w:val="0"/>
        <w:adjustRightInd w:val="0"/>
        <w:spacing w:after="260"/>
        <w:rPr>
          <w:rFonts w:ascii="Trebuchet MS" w:hAnsi="Trebuchet MS" w:cs="Trebuchet MS"/>
          <w:sz w:val="26"/>
          <w:szCs w:val="26"/>
          <w:lang w:val="en-CA"/>
        </w:rPr>
      </w:pPr>
    </w:p>
    <w:sectPr w:rsidR="001E7C70" w:rsidRPr="00113AD5" w:rsidSect="00967A18">
      <w:pgSz w:w="12240" w:h="15840"/>
      <w:pgMar w:top="1440" w:right="1800" w:bottom="1440" w:left="1800" w:header="720" w:footer="720" w:gutter="0"/>
      <w:cols w:space="720"/>
      <w:noEndnot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1" w:author="Brooke" w:date="2012-08-02T19:00:00Z" w:initials="B">
    <w:p w14:paraId="46AA006C" w14:textId="4EEDFE3C" w:rsidR="00F84969" w:rsidRDefault="00F84969">
      <w:pPr>
        <w:pStyle w:val="CommentText"/>
      </w:pPr>
      <w:r>
        <w:rPr>
          <w:rStyle w:val="CommentReference"/>
        </w:rPr>
        <w:annotationRef/>
      </w:r>
      <w:r>
        <w:t>Content to be provided by KPMG</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88888F" w14:textId="77777777" w:rsidR="003F5382" w:rsidRDefault="003F5382" w:rsidP="008E7A90">
      <w:r>
        <w:separator/>
      </w:r>
    </w:p>
  </w:endnote>
  <w:endnote w:type="continuationSeparator" w:id="0">
    <w:p w14:paraId="55AF8AF5" w14:textId="77777777" w:rsidR="003F5382" w:rsidRDefault="003F5382" w:rsidP="008E7A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roman"/>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3BD655" w14:textId="77777777" w:rsidR="003F5382" w:rsidRDefault="003F5382" w:rsidP="008E7A90">
      <w:r>
        <w:separator/>
      </w:r>
    </w:p>
  </w:footnote>
  <w:footnote w:type="continuationSeparator" w:id="0">
    <w:p w14:paraId="166B1212" w14:textId="77777777" w:rsidR="003F5382" w:rsidRDefault="003F5382" w:rsidP="008E7A9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91E0F"/>
    <w:multiLevelType w:val="hybridMultilevel"/>
    <w:tmpl w:val="B9E2B2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1B4F6CD9"/>
    <w:multiLevelType w:val="hybridMultilevel"/>
    <w:tmpl w:val="FD345FD4"/>
    <w:lvl w:ilvl="0" w:tplc="52F62C2C">
      <w:start w:val="3"/>
      <w:numFmt w:val="bullet"/>
      <w:lvlText w:val="-"/>
      <w:lvlJc w:val="left"/>
      <w:pPr>
        <w:ind w:left="720" w:hanging="360"/>
      </w:pPr>
      <w:rPr>
        <w:rFonts w:ascii="Trebuchet MS" w:eastAsia="MS Mincho" w:hAnsi="Trebuchet MS" w:cs="Trebuchet M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5E7E6189"/>
    <w:multiLevelType w:val="hybridMultilevel"/>
    <w:tmpl w:val="129083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727C4307"/>
    <w:multiLevelType w:val="multilevel"/>
    <w:tmpl w:val="42542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72C26F8"/>
    <w:multiLevelType w:val="multilevel"/>
    <w:tmpl w:val="87BCC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oNotDisplayPageBoundaries/>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7A90"/>
    <w:rsid w:val="00001C0D"/>
    <w:rsid w:val="00012423"/>
    <w:rsid w:val="0002138C"/>
    <w:rsid w:val="00025430"/>
    <w:rsid w:val="00043E84"/>
    <w:rsid w:val="000A3B86"/>
    <w:rsid w:val="000A4AFF"/>
    <w:rsid w:val="000C67F2"/>
    <w:rsid w:val="000D4365"/>
    <w:rsid w:val="000E3E9C"/>
    <w:rsid w:val="0010271E"/>
    <w:rsid w:val="00110439"/>
    <w:rsid w:val="00113AD5"/>
    <w:rsid w:val="00141AAC"/>
    <w:rsid w:val="001B5E02"/>
    <w:rsid w:val="001C150F"/>
    <w:rsid w:val="001E7C70"/>
    <w:rsid w:val="002029C0"/>
    <w:rsid w:val="0022432D"/>
    <w:rsid w:val="00227DA2"/>
    <w:rsid w:val="002417E7"/>
    <w:rsid w:val="00255FC4"/>
    <w:rsid w:val="002E14AE"/>
    <w:rsid w:val="002E3589"/>
    <w:rsid w:val="003270BF"/>
    <w:rsid w:val="003438B6"/>
    <w:rsid w:val="00344149"/>
    <w:rsid w:val="00390D0C"/>
    <w:rsid w:val="003A7BB7"/>
    <w:rsid w:val="003F4BA3"/>
    <w:rsid w:val="003F5382"/>
    <w:rsid w:val="003F54A8"/>
    <w:rsid w:val="00401A2D"/>
    <w:rsid w:val="004569DF"/>
    <w:rsid w:val="004A59ED"/>
    <w:rsid w:val="004A7786"/>
    <w:rsid w:val="004B7D13"/>
    <w:rsid w:val="005060A2"/>
    <w:rsid w:val="00520D38"/>
    <w:rsid w:val="00521213"/>
    <w:rsid w:val="005363B4"/>
    <w:rsid w:val="005557A5"/>
    <w:rsid w:val="0056326D"/>
    <w:rsid w:val="0060039E"/>
    <w:rsid w:val="006070AA"/>
    <w:rsid w:val="00677E10"/>
    <w:rsid w:val="006A6847"/>
    <w:rsid w:val="006D14B7"/>
    <w:rsid w:val="006D1579"/>
    <w:rsid w:val="006E4DA4"/>
    <w:rsid w:val="006E5278"/>
    <w:rsid w:val="00725BFD"/>
    <w:rsid w:val="0073670F"/>
    <w:rsid w:val="00736A3E"/>
    <w:rsid w:val="007418C4"/>
    <w:rsid w:val="007707E2"/>
    <w:rsid w:val="0078396B"/>
    <w:rsid w:val="007D5992"/>
    <w:rsid w:val="007D5DD2"/>
    <w:rsid w:val="007E2F54"/>
    <w:rsid w:val="00812AAC"/>
    <w:rsid w:val="00825DEA"/>
    <w:rsid w:val="0084236A"/>
    <w:rsid w:val="008549AA"/>
    <w:rsid w:val="008666E6"/>
    <w:rsid w:val="00877077"/>
    <w:rsid w:val="00895066"/>
    <w:rsid w:val="00897B18"/>
    <w:rsid w:val="008A14E5"/>
    <w:rsid w:val="008B1EE2"/>
    <w:rsid w:val="008B22C8"/>
    <w:rsid w:val="008B578A"/>
    <w:rsid w:val="008E7A90"/>
    <w:rsid w:val="00946022"/>
    <w:rsid w:val="00954BBA"/>
    <w:rsid w:val="00960F21"/>
    <w:rsid w:val="00967A18"/>
    <w:rsid w:val="009B47FA"/>
    <w:rsid w:val="009C430C"/>
    <w:rsid w:val="009F5255"/>
    <w:rsid w:val="00A00AEC"/>
    <w:rsid w:val="00A00C27"/>
    <w:rsid w:val="00A16412"/>
    <w:rsid w:val="00A50FC5"/>
    <w:rsid w:val="00A61496"/>
    <w:rsid w:val="00A826C3"/>
    <w:rsid w:val="00A961A6"/>
    <w:rsid w:val="00AB0B1B"/>
    <w:rsid w:val="00AC1675"/>
    <w:rsid w:val="00B00977"/>
    <w:rsid w:val="00B627A2"/>
    <w:rsid w:val="00B776C0"/>
    <w:rsid w:val="00BB0857"/>
    <w:rsid w:val="00BE1A78"/>
    <w:rsid w:val="00C07679"/>
    <w:rsid w:val="00C3128A"/>
    <w:rsid w:val="00C5703F"/>
    <w:rsid w:val="00CE2EED"/>
    <w:rsid w:val="00D534E6"/>
    <w:rsid w:val="00D71EF3"/>
    <w:rsid w:val="00D9779B"/>
    <w:rsid w:val="00DB47E9"/>
    <w:rsid w:val="00DD79EF"/>
    <w:rsid w:val="00DE04A9"/>
    <w:rsid w:val="00E03CA6"/>
    <w:rsid w:val="00E209B8"/>
    <w:rsid w:val="00E20F79"/>
    <w:rsid w:val="00E3455D"/>
    <w:rsid w:val="00E6101A"/>
    <w:rsid w:val="00E66B92"/>
    <w:rsid w:val="00E67E42"/>
    <w:rsid w:val="00EB02D4"/>
    <w:rsid w:val="00EC6961"/>
    <w:rsid w:val="00ED6F9A"/>
    <w:rsid w:val="00F10BC3"/>
    <w:rsid w:val="00F20D45"/>
    <w:rsid w:val="00F37591"/>
    <w:rsid w:val="00F460D2"/>
    <w:rsid w:val="00F526C3"/>
    <w:rsid w:val="00F651E0"/>
    <w:rsid w:val="00F74625"/>
    <w:rsid w:val="00F74D4B"/>
    <w:rsid w:val="00F84969"/>
    <w:rsid w:val="00FA50B1"/>
    <w:rsid w:val="00FC574F"/>
    <w:rsid w:val="00FD64E5"/>
    <w:rsid w:val="00FE05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386BF1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113AD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D4365"/>
    <w:pPr>
      <w:spacing w:before="100" w:beforeAutospacing="1" w:after="100" w:afterAutospacing="1"/>
      <w:outlineLvl w:val="1"/>
    </w:pPr>
    <w:rPr>
      <w:rFonts w:ascii="Times New Roman" w:eastAsia="Times New Roman" w:hAnsi="Times New Roman"/>
      <w:b/>
      <w:bCs/>
      <w:sz w:val="36"/>
      <w:szCs w:val="36"/>
      <w:lang w:val="en-CA"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7A90"/>
    <w:pPr>
      <w:tabs>
        <w:tab w:val="center" w:pos="4320"/>
        <w:tab w:val="right" w:pos="8640"/>
      </w:tabs>
    </w:pPr>
  </w:style>
  <w:style w:type="character" w:customStyle="1" w:styleId="HeaderChar">
    <w:name w:val="Header Char"/>
    <w:basedOn w:val="DefaultParagraphFont"/>
    <w:link w:val="Header"/>
    <w:uiPriority w:val="99"/>
    <w:rsid w:val="008E7A90"/>
  </w:style>
  <w:style w:type="paragraph" w:styleId="Footer">
    <w:name w:val="footer"/>
    <w:basedOn w:val="Normal"/>
    <w:link w:val="FooterChar"/>
    <w:uiPriority w:val="99"/>
    <w:unhideWhenUsed/>
    <w:rsid w:val="008E7A90"/>
    <w:pPr>
      <w:tabs>
        <w:tab w:val="center" w:pos="4320"/>
        <w:tab w:val="right" w:pos="8640"/>
      </w:tabs>
    </w:pPr>
  </w:style>
  <w:style w:type="character" w:customStyle="1" w:styleId="FooterChar">
    <w:name w:val="Footer Char"/>
    <w:basedOn w:val="DefaultParagraphFont"/>
    <w:link w:val="Footer"/>
    <w:uiPriority w:val="99"/>
    <w:rsid w:val="008E7A90"/>
  </w:style>
  <w:style w:type="character" w:styleId="Hyperlink">
    <w:name w:val="Hyperlink"/>
    <w:uiPriority w:val="99"/>
    <w:unhideWhenUsed/>
    <w:rsid w:val="008E7A90"/>
    <w:rPr>
      <w:color w:val="0000FF"/>
      <w:u w:val="single"/>
    </w:rPr>
  </w:style>
  <w:style w:type="paragraph" w:styleId="BalloonText">
    <w:name w:val="Balloon Text"/>
    <w:basedOn w:val="Normal"/>
    <w:link w:val="BalloonTextChar"/>
    <w:uiPriority w:val="99"/>
    <w:semiHidden/>
    <w:unhideWhenUsed/>
    <w:rsid w:val="00CE2EE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E2EED"/>
    <w:rPr>
      <w:rFonts w:ascii="Lucida Grande" w:hAnsi="Lucida Grande" w:cs="Lucida Grande"/>
      <w:sz w:val="18"/>
      <w:szCs w:val="18"/>
    </w:rPr>
  </w:style>
  <w:style w:type="character" w:customStyle="1" w:styleId="Heading2Char">
    <w:name w:val="Heading 2 Char"/>
    <w:basedOn w:val="DefaultParagraphFont"/>
    <w:link w:val="Heading2"/>
    <w:uiPriority w:val="9"/>
    <w:rsid w:val="000D4365"/>
    <w:rPr>
      <w:rFonts w:ascii="Times New Roman" w:eastAsia="Times New Roman" w:hAnsi="Times New Roman"/>
      <w:b/>
      <w:bCs/>
      <w:sz w:val="36"/>
      <w:szCs w:val="36"/>
      <w:lang w:val="en-CA" w:eastAsia="zh-TW"/>
    </w:rPr>
  </w:style>
  <w:style w:type="paragraph" w:styleId="NormalWeb">
    <w:name w:val="Normal (Web)"/>
    <w:basedOn w:val="Normal"/>
    <w:uiPriority w:val="99"/>
    <w:semiHidden/>
    <w:unhideWhenUsed/>
    <w:rsid w:val="000D4365"/>
    <w:pPr>
      <w:spacing w:before="100" w:beforeAutospacing="1" w:after="100" w:afterAutospacing="1"/>
    </w:pPr>
    <w:rPr>
      <w:rFonts w:ascii="Times New Roman" w:eastAsia="Times New Roman" w:hAnsi="Times New Roman"/>
      <w:lang w:val="en-CA" w:eastAsia="zh-TW"/>
    </w:rPr>
  </w:style>
  <w:style w:type="character" w:styleId="Strong">
    <w:name w:val="Strong"/>
    <w:basedOn w:val="DefaultParagraphFont"/>
    <w:uiPriority w:val="22"/>
    <w:qFormat/>
    <w:rsid w:val="000D4365"/>
    <w:rPr>
      <w:b/>
      <w:bCs/>
    </w:rPr>
  </w:style>
  <w:style w:type="paragraph" w:styleId="ListParagraph">
    <w:name w:val="List Paragraph"/>
    <w:basedOn w:val="Normal"/>
    <w:uiPriority w:val="34"/>
    <w:qFormat/>
    <w:rsid w:val="004569DF"/>
    <w:pPr>
      <w:ind w:left="720"/>
      <w:contextualSpacing/>
    </w:pPr>
  </w:style>
  <w:style w:type="character" w:styleId="CommentReference">
    <w:name w:val="annotation reference"/>
    <w:basedOn w:val="DefaultParagraphFont"/>
    <w:uiPriority w:val="99"/>
    <w:semiHidden/>
    <w:unhideWhenUsed/>
    <w:rsid w:val="00001C0D"/>
    <w:rPr>
      <w:sz w:val="16"/>
      <w:szCs w:val="16"/>
    </w:rPr>
  </w:style>
  <w:style w:type="paragraph" w:styleId="CommentText">
    <w:name w:val="annotation text"/>
    <w:basedOn w:val="Normal"/>
    <w:link w:val="CommentTextChar"/>
    <w:uiPriority w:val="99"/>
    <w:semiHidden/>
    <w:unhideWhenUsed/>
    <w:rsid w:val="00001C0D"/>
    <w:rPr>
      <w:sz w:val="20"/>
      <w:szCs w:val="20"/>
    </w:rPr>
  </w:style>
  <w:style w:type="character" w:customStyle="1" w:styleId="CommentTextChar">
    <w:name w:val="Comment Text Char"/>
    <w:basedOn w:val="DefaultParagraphFont"/>
    <w:link w:val="CommentText"/>
    <w:uiPriority w:val="99"/>
    <w:semiHidden/>
    <w:rsid w:val="00001C0D"/>
  </w:style>
  <w:style w:type="paragraph" w:styleId="CommentSubject">
    <w:name w:val="annotation subject"/>
    <w:basedOn w:val="CommentText"/>
    <w:next w:val="CommentText"/>
    <w:link w:val="CommentSubjectChar"/>
    <w:uiPriority w:val="99"/>
    <w:semiHidden/>
    <w:unhideWhenUsed/>
    <w:rsid w:val="00001C0D"/>
    <w:rPr>
      <w:b/>
      <w:bCs/>
    </w:rPr>
  </w:style>
  <w:style w:type="character" w:customStyle="1" w:styleId="CommentSubjectChar">
    <w:name w:val="Comment Subject Char"/>
    <w:basedOn w:val="CommentTextChar"/>
    <w:link w:val="CommentSubject"/>
    <w:uiPriority w:val="99"/>
    <w:semiHidden/>
    <w:rsid w:val="00001C0D"/>
    <w:rPr>
      <w:b/>
      <w:bCs/>
    </w:rPr>
  </w:style>
  <w:style w:type="character" w:customStyle="1" w:styleId="Heading1Char">
    <w:name w:val="Heading 1 Char"/>
    <w:basedOn w:val="DefaultParagraphFont"/>
    <w:link w:val="Heading1"/>
    <w:uiPriority w:val="9"/>
    <w:rsid w:val="00113AD5"/>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113AD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D4365"/>
    <w:pPr>
      <w:spacing w:before="100" w:beforeAutospacing="1" w:after="100" w:afterAutospacing="1"/>
      <w:outlineLvl w:val="1"/>
    </w:pPr>
    <w:rPr>
      <w:rFonts w:ascii="Times New Roman" w:eastAsia="Times New Roman" w:hAnsi="Times New Roman"/>
      <w:b/>
      <w:bCs/>
      <w:sz w:val="36"/>
      <w:szCs w:val="36"/>
      <w:lang w:val="en-CA"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7A90"/>
    <w:pPr>
      <w:tabs>
        <w:tab w:val="center" w:pos="4320"/>
        <w:tab w:val="right" w:pos="8640"/>
      </w:tabs>
    </w:pPr>
  </w:style>
  <w:style w:type="character" w:customStyle="1" w:styleId="HeaderChar">
    <w:name w:val="Header Char"/>
    <w:basedOn w:val="DefaultParagraphFont"/>
    <w:link w:val="Header"/>
    <w:uiPriority w:val="99"/>
    <w:rsid w:val="008E7A90"/>
  </w:style>
  <w:style w:type="paragraph" w:styleId="Footer">
    <w:name w:val="footer"/>
    <w:basedOn w:val="Normal"/>
    <w:link w:val="FooterChar"/>
    <w:uiPriority w:val="99"/>
    <w:unhideWhenUsed/>
    <w:rsid w:val="008E7A90"/>
    <w:pPr>
      <w:tabs>
        <w:tab w:val="center" w:pos="4320"/>
        <w:tab w:val="right" w:pos="8640"/>
      </w:tabs>
    </w:pPr>
  </w:style>
  <w:style w:type="character" w:customStyle="1" w:styleId="FooterChar">
    <w:name w:val="Footer Char"/>
    <w:basedOn w:val="DefaultParagraphFont"/>
    <w:link w:val="Footer"/>
    <w:uiPriority w:val="99"/>
    <w:rsid w:val="008E7A90"/>
  </w:style>
  <w:style w:type="character" w:styleId="Hyperlink">
    <w:name w:val="Hyperlink"/>
    <w:uiPriority w:val="99"/>
    <w:unhideWhenUsed/>
    <w:rsid w:val="008E7A90"/>
    <w:rPr>
      <w:color w:val="0000FF"/>
      <w:u w:val="single"/>
    </w:rPr>
  </w:style>
  <w:style w:type="paragraph" w:styleId="BalloonText">
    <w:name w:val="Balloon Text"/>
    <w:basedOn w:val="Normal"/>
    <w:link w:val="BalloonTextChar"/>
    <w:uiPriority w:val="99"/>
    <w:semiHidden/>
    <w:unhideWhenUsed/>
    <w:rsid w:val="00CE2EE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E2EED"/>
    <w:rPr>
      <w:rFonts w:ascii="Lucida Grande" w:hAnsi="Lucida Grande" w:cs="Lucida Grande"/>
      <w:sz w:val="18"/>
      <w:szCs w:val="18"/>
    </w:rPr>
  </w:style>
  <w:style w:type="character" w:customStyle="1" w:styleId="Heading2Char">
    <w:name w:val="Heading 2 Char"/>
    <w:basedOn w:val="DefaultParagraphFont"/>
    <w:link w:val="Heading2"/>
    <w:uiPriority w:val="9"/>
    <w:rsid w:val="000D4365"/>
    <w:rPr>
      <w:rFonts w:ascii="Times New Roman" w:eastAsia="Times New Roman" w:hAnsi="Times New Roman"/>
      <w:b/>
      <w:bCs/>
      <w:sz w:val="36"/>
      <w:szCs w:val="36"/>
      <w:lang w:val="en-CA" w:eastAsia="zh-TW"/>
    </w:rPr>
  </w:style>
  <w:style w:type="paragraph" w:styleId="NormalWeb">
    <w:name w:val="Normal (Web)"/>
    <w:basedOn w:val="Normal"/>
    <w:uiPriority w:val="99"/>
    <w:semiHidden/>
    <w:unhideWhenUsed/>
    <w:rsid w:val="000D4365"/>
    <w:pPr>
      <w:spacing w:before="100" w:beforeAutospacing="1" w:after="100" w:afterAutospacing="1"/>
    </w:pPr>
    <w:rPr>
      <w:rFonts w:ascii="Times New Roman" w:eastAsia="Times New Roman" w:hAnsi="Times New Roman"/>
      <w:lang w:val="en-CA" w:eastAsia="zh-TW"/>
    </w:rPr>
  </w:style>
  <w:style w:type="character" w:styleId="Strong">
    <w:name w:val="Strong"/>
    <w:basedOn w:val="DefaultParagraphFont"/>
    <w:uiPriority w:val="22"/>
    <w:qFormat/>
    <w:rsid w:val="000D4365"/>
    <w:rPr>
      <w:b/>
      <w:bCs/>
    </w:rPr>
  </w:style>
  <w:style w:type="paragraph" w:styleId="ListParagraph">
    <w:name w:val="List Paragraph"/>
    <w:basedOn w:val="Normal"/>
    <w:uiPriority w:val="34"/>
    <w:qFormat/>
    <w:rsid w:val="004569DF"/>
    <w:pPr>
      <w:ind w:left="720"/>
      <w:contextualSpacing/>
    </w:pPr>
  </w:style>
  <w:style w:type="character" w:styleId="CommentReference">
    <w:name w:val="annotation reference"/>
    <w:basedOn w:val="DefaultParagraphFont"/>
    <w:uiPriority w:val="99"/>
    <w:semiHidden/>
    <w:unhideWhenUsed/>
    <w:rsid w:val="00001C0D"/>
    <w:rPr>
      <w:sz w:val="16"/>
      <w:szCs w:val="16"/>
    </w:rPr>
  </w:style>
  <w:style w:type="paragraph" w:styleId="CommentText">
    <w:name w:val="annotation text"/>
    <w:basedOn w:val="Normal"/>
    <w:link w:val="CommentTextChar"/>
    <w:uiPriority w:val="99"/>
    <w:semiHidden/>
    <w:unhideWhenUsed/>
    <w:rsid w:val="00001C0D"/>
    <w:rPr>
      <w:sz w:val="20"/>
      <w:szCs w:val="20"/>
    </w:rPr>
  </w:style>
  <w:style w:type="character" w:customStyle="1" w:styleId="CommentTextChar">
    <w:name w:val="Comment Text Char"/>
    <w:basedOn w:val="DefaultParagraphFont"/>
    <w:link w:val="CommentText"/>
    <w:uiPriority w:val="99"/>
    <w:semiHidden/>
    <w:rsid w:val="00001C0D"/>
  </w:style>
  <w:style w:type="paragraph" w:styleId="CommentSubject">
    <w:name w:val="annotation subject"/>
    <w:basedOn w:val="CommentText"/>
    <w:next w:val="CommentText"/>
    <w:link w:val="CommentSubjectChar"/>
    <w:uiPriority w:val="99"/>
    <w:semiHidden/>
    <w:unhideWhenUsed/>
    <w:rsid w:val="00001C0D"/>
    <w:rPr>
      <w:b/>
      <w:bCs/>
    </w:rPr>
  </w:style>
  <w:style w:type="character" w:customStyle="1" w:styleId="CommentSubjectChar">
    <w:name w:val="Comment Subject Char"/>
    <w:basedOn w:val="CommentTextChar"/>
    <w:link w:val="CommentSubject"/>
    <w:uiPriority w:val="99"/>
    <w:semiHidden/>
    <w:rsid w:val="00001C0D"/>
    <w:rPr>
      <w:b/>
      <w:bCs/>
    </w:rPr>
  </w:style>
  <w:style w:type="character" w:customStyle="1" w:styleId="Heading1Char">
    <w:name w:val="Heading 1 Char"/>
    <w:basedOn w:val="DefaultParagraphFont"/>
    <w:link w:val="Heading1"/>
    <w:uiPriority w:val="9"/>
    <w:rsid w:val="00113AD5"/>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4531104">
      <w:bodyDiv w:val="1"/>
      <w:marLeft w:val="0"/>
      <w:marRight w:val="0"/>
      <w:marTop w:val="0"/>
      <w:marBottom w:val="0"/>
      <w:divBdr>
        <w:top w:val="none" w:sz="0" w:space="0" w:color="auto"/>
        <w:left w:val="none" w:sz="0" w:space="0" w:color="auto"/>
        <w:bottom w:val="none" w:sz="0" w:space="0" w:color="auto"/>
        <w:right w:val="none" w:sz="0" w:space="0" w:color="auto"/>
      </w:divBdr>
    </w:div>
    <w:div w:id="1463959643">
      <w:bodyDiv w:val="1"/>
      <w:marLeft w:val="0"/>
      <w:marRight w:val="0"/>
      <w:marTop w:val="0"/>
      <w:marBottom w:val="0"/>
      <w:divBdr>
        <w:top w:val="none" w:sz="0" w:space="0" w:color="auto"/>
        <w:left w:val="none" w:sz="0" w:space="0" w:color="auto"/>
        <w:bottom w:val="none" w:sz="0" w:space="0" w:color="auto"/>
        <w:right w:val="none" w:sz="0" w:space="0" w:color="auto"/>
      </w:divBdr>
      <w:divsChild>
        <w:div w:id="765224953">
          <w:marLeft w:val="0"/>
          <w:marRight w:val="0"/>
          <w:marTop w:val="0"/>
          <w:marBottom w:val="0"/>
          <w:divBdr>
            <w:top w:val="none" w:sz="0" w:space="0" w:color="auto"/>
            <w:left w:val="none" w:sz="0" w:space="0" w:color="auto"/>
            <w:bottom w:val="none" w:sz="0" w:space="0" w:color="auto"/>
            <w:right w:val="none" w:sz="0" w:space="0" w:color="auto"/>
          </w:divBdr>
          <w:divsChild>
            <w:div w:id="5258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552182">
      <w:bodyDiv w:val="1"/>
      <w:marLeft w:val="0"/>
      <w:marRight w:val="0"/>
      <w:marTop w:val="0"/>
      <w:marBottom w:val="0"/>
      <w:divBdr>
        <w:top w:val="none" w:sz="0" w:space="0" w:color="auto"/>
        <w:left w:val="none" w:sz="0" w:space="0" w:color="auto"/>
        <w:bottom w:val="none" w:sz="0" w:space="0" w:color="auto"/>
        <w:right w:val="none" w:sz="0" w:space="0" w:color="auto"/>
      </w:divBdr>
      <w:divsChild>
        <w:div w:id="165178753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www.kpmg.com/Global/en/Pages/privacy.aspx" TargetMode="External"/><Relationship Id="rId10" Type="http://schemas.openxmlformats.org/officeDocument/2006/relationships/image" Target="media/image2.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5F4FC5-4E58-4C20-A12A-40D001890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16</Pages>
  <Words>1745</Words>
  <Characters>9951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 s</dc:creator>
  <cp:lastModifiedBy>Brooke</cp:lastModifiedBy>
  <cp:revision>19</cp:revision>
  <dcterms:created xsi:type="dcterms:W3CDTF">2012-08-02T22:29:00Z</dcterms:created>
  <dcterms:modified xsi:type="dcterms:W3CDTF">2012-08-29T15:25:00Z</dcterms:modified>
</cp:coreProperties>
</file>